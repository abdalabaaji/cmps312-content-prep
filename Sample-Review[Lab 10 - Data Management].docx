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7FCA0" w14:textId="77777777" w:rsidR="00304243" w:rsidRPr="00FF61D2" w:rsidRDefault="00304243" w:rsidP="00304243">
      <w:pPr>
        <w:jc w:val="center"/>
        <w:rPr>
          <w:rFonts w:ascii="Garamond" w:hAnsi="Garamond" w:cs="Didot"/>
          <w:b/>
          <w:bCs/>
          <w:sz w:val="34"/>
          <w:szCs w:val="34"/>
        </w:rPr>
      </w:pPr>
      <w:bookmarkStart w:id="0" w:name="OLE_LINK17"/>
      <w:bookmarkStart w:id="1" w:name="OLE_LINK18"/>
      <w:r w:rsidRPr="00FF61D2">
        <w:rPr>
          <w:rFonts w:ascii="Garamond" w:hAnsi="Garamond" w:cs="Didot"/>
          <w:b/>
          <w:bCs/>
          <w:sz w:val="34"/>
          <w:szCs w:val="34"/>
        </w:rPr>
        <w:softHyphen/>
      </w:r>
      <w:r w:rsidRPr="00FF61D2">
        <w:rPr>
          <w:rFonts w:ascii="Garamond" w:hAnsi="Garamond" w:cs="Didot"/>
          <w:b/>
          <w:bCs/>
          <w:sz w:val="34"/>
          <w:szCs w:val="34"/>
        </w:rPr>
        <w:softHyphen/>
        <w:t>CMPS 312 Mobile App Development</w:t>
      </w:r>
    </w:p>
    <w:p w14:paraId="71E3352D" w14:textId="6A0A87F4" w:rsidR="00304243" w:rsidRPr="00FF61D2" w:rsidRDefault="00304243" w:rsidP="00304243">
      <w:pPr>
        <w:jc w:val="center"/>
        <w:rPr>
          <w:rFonts w:ascii="Garamond" w:hAnsi="Garamond" w:cs="Didot"/>
          <w:b/>
          <w:bCs/>
          <w:sz w:val="34"/>
          <w:szCs w:val="34"/>
        </w:rPr>
      </w:pPr>
      <w:commentRangeStart w:id="2"/>
      <w:r w:rsidRPr="00FF61D2">
        <w:rPr>
          <w:rFonts w:ascii="Garamond" w:hAnsi="Garamond" w:cs="Didot"/>
          <w:b/>
          <w:bCs/>
          <w:sz w:val="34"/>
          <w:szCs w:val="34"/>
        </w:rPr>
        <w:t xml:space="preserve">Lab </w:t>
      </w:r>
      <w:r w:rsidR="00335AAB" w:rsidRPr="00FF61D2">
        <w:rPr>
          <w:rFonts w:ascii="Garamond" w:hAnsi="Garamond" w:cs="Didot"/>
          <w:b/>
          <w:bCs/>
          <w:sz w:val="34"/>
          <w:szCs w:val="34"/>
        </w:rPr>
        <w:t>10</w:t>
      </w:r>
      <w:r w:rsidRPr="00FF61D2">
        <w:rPr>
          <w:rFonts w:ascii="Garamond" w:hAnsi="Garamond" w:cs="Didot"/>
          <w:b/>
          <w:bCs/>
          <w:sz w:val="34"/>
          <w:szCs w:val="34"/>
        </w:rPr>
        <w:t xml:space="preserve"> – </w:t>
      </w:r>
      <w:r w:rsidR="00335AAB" w:rsidRPr="00FF61D2">
        <w:rPr>
          <w:rFonts w:ascii="Garamond" w:hAnsi="Garamond" w:cs="Didot"/>
          <w:b/>
          <w:bCs/>
          <w:sz w:val="34"/>
          <w:szCs w:val="34"/>
        </w:rPr>
        <w:t xml:space="preserve">Data </w:t>
      </w:r>
      <w:r w:rsidR="00DB08A6">
        <w:rPr>
          <w:rFonts w:ascii="Garamond" w:hAnsi="Garamond" w:cs="Didot"/>
          <w:b/>
          <w:bCs/>
          <w:sz w:val="34"/>
          <w:szCs w:val="34"/>
        </w:rPr>
        <w:t>Layer</w:t>
      </w:r>
      <w:commentRangeEnd w:id="2"/>
      <w:r w:rsidR="009E68A5">
        <w:rPr>
          <w:rStyle w:val="CommentReference"/>
        </w:rPr>
        <w:commentReference w:id="2"/>
      </w:r>
    </w:p>
    <w:p w14:paraId="347C0240" w14:textId="77777777" w:rsidR="00304243" w:rsidRPr="00C6335B" w:rsidRDefault="00304243" w:rsidP="00304243">
      <w:pPr>
        <w:pBdr>
          <w:bottom w:val="single" w:sz="6" w:space="1" w:color="auto"/>
        </w:pBdr>
        <w:jc w:val="both"/>
        <w:rPr>
          <w:rFonts w:ascii="Garamond" w:hAnsi="Garamond" w:cs="Didot"/>
          <w:b/>
          <w:bCs/>
        </w:rPr>
      </w:pPr>
    </w:p>
    <w:p w14:paraId="146F1151" w14:textId="77777777" w:rsidR="00304243" w:rsidRPr="00C6335B" w:rsidRDefault="00304243" w:rsidP="00304243">
      <w:pPr>
        <w:spacing w:before="120"/>
        <w:jc w:val="both"/>
        <w:rPr>
          <w:rFonts w:ascii="Garamond" w:hAnsi="Garamond" w:cs="Didot"/>
          <w:b/>
          <w:bCs/>
          <w:sz w:val="28"/>
          <w:szCs w:val="28"/>
          <w:u w:val="single"/>
        </w:rPr>
      </w:pPr>
      <w:r w:rsidRPr="00C6335B">
        <w:rPr>
          <w:rFonts w:ascii="Garamond" w:hAnsi="Garamond" w:cs="Didot"/>
          <w:b/>
          <w:bCs/>
          <w:sz w:val="28"/>
          <w:szCs w:val="28"/>
          <w:u w:val="single"/>
        </w:rPr>
        <w:t>Objective</w:t>
      </w:r>
    </w:p>
    <w:p w14:paraId="536671A4" w14:textId="4AD12A7D" w:rsidR="001970F8" w:rsidRDefault="00304243" w:rsidP="00304243">
      <w:pPr>
        <w:jc w:val="both"/>
        <w:rPr>
          <w:rFonts w:ascii="Garamond" w:hAnsi="Garamond" w:cs="Didot"/>
        </w:rPr>
      </w:pPr>
      <w:bookmarkStart w:id="4" w:name="OLE_LINK115"/>
      <w:bookmarkStart w:id="5" w:name="OLE_LINK116"/>
      <w:r w:rsidRPr="00C6335B">
        <w:rPr>
          <w:rFonts w:ascii="Garamond" w:hAnsi="Garamond" w:cs="Didot"/>
        </w:rPr>
        <w:t xml:space="preserve">In this Lab, you will </w:t>
      </w:r>
      <w:r>
        <w:rPr>
          <w:rFonts w:ascii="Garamond" w:hAnsi="Garamond" w:cs="Didot"/>
          <w:b/>
          <w:bCs/>
        </w:rPr>
        <w:t xml:space="preserve">build a </w:t>
      </w:r>
      <w:r w:rsidR="00842628">
        <w:rPr>
          <w:rFonts w:ascii="Garamond" w:hAnsi="Garamond" w:cs="Didot"/>
          <w:b/>
          <w:bCs/>
        </w:rPr>
        <w:t>To</w:t>
      </w:r>
      <w:r>
        <w:rPr>
          <w:rFonts w:ascii="Garamond" w:hAnsi="Garamond" w:cs="Didot"/>
          <w:b/>
          <w:bCs/>
        </w:rPr>
        <w:t xml:space="preserve">do </w:t>
      </w:r>
      <w:r w:rsidR="00346A01">
        <w:rPr>
          <w:rFonts w:ascii="Garamond" w:hAnsi="Garamond" w:cs="Didot"/>
          <w:b/>
          <w:bCs/>
        </w:rPr>
        <w:t>app</w:t>
      </w:r>
      <w:r>
        <w:rPr>
          <w:rFonts w:ascii="Garamond" w:hAnsi="Garamond" w:cs="Didot"/>
          <w:b/>
          <w:bCs/>
        </w:rPr>
        <w:t xml:space="preserve"> that persists data </w:t>
      </w:r>
      <w:r w:rsidR="00B34952">
        <w:rPr>
          <w:rFonts w:ascii="Garamond" w:hAnsi="Garamond" w:cs="Didot"/>
          <w:b/>
          <w:bCs/>
        </w:rPr>
        <w:t>in a local SQLite database</w:t>
      </w:r>
      <w:r>
        <w:rPr>
          <w:rFonts w:ascii="Garamond" w:hAnsi="Garamond" w:cs="Didot"/>
          <w:b/>
          <w:bCs/>
        </w:rPr>
        <w:t xml:space="preserve">. </w:t>
      </w:r>
      <w:bookmarkEnd w:id="4"/>
      <w:bookmarkEnd w:id="5"/>
      <w:r>
        <w:rPr>
          <w:rFonts w:ascii="Garamond" w:hAnsi="Garamond" w:cs="Didot"/>
        </w:rPr>
        <w:t xml:space="preserve">You will </w:t>
      </w:r>
      <w:r w:rsidR="00346A01">
        <w:rPr>
          <w:rFonts w:ascii="Garamond" w:hAnsi="Garamond" w:cs="Didot"/>
        </w:rPr>
        <w:t>use</w:t>
      </w:r>
      <w:r>
        <w:rPr>
          <w:rFonts w:ascii="Garamond" w:hAnsi="Garamond" w:cs="Didot"/>
        </w:rPr>
        <w:t xml:space="preserve"> </w:t>
      </w:r>
      <w:r w:rsidR="00346A01">
        <w:rPr>
          <w:rFonts w:ascii="Garamond" w:hAnsi="Garamond" w:cs="Didot"/>
        </w:rPr>
        <w:t>R</w:t>
      </w:r>
      <w:r>
        <w:rPr>
          <w:rFonts w:ascii="Garamond" w:hAnsi="Garamond" w:cs="Didot"/>
        </w:rPr>
        <w:t xml:space="preserve">oom library </w:t>
      </w:r>
      <w:r w:rsidR="00346A01">
        <w:rPr>
          <w:rFonts w:ascii="Garamond" w:hAnsi="Garamond" w:cs="Didot"/>
        </w:rPr>
        <w:t>and</w:t>
      </w:r>
      <w:r>
        <w:rPr>
          <w:rFonts w:ascii="Garamond" w:hAnsi="Garamond" w:cs="Didot"/>
        </w:rPr>
        <w:t xml:space="preserve"> coroutines </w:t>
      </w:r>
      <w:r w:rsidR="00E934AB">
        <w:rPr>
          <w:rFonts w:ascii="Garamond" w:hAnsi="Garamond" w:cs="Didot"/>
        </w:rPr>
        <w:t>and practice the following skills</w:t>
      </w:r>
      <w:r w:rsidR="00346A01">
        <w:rPr>
          <w:rFonts w:ascii="Garamond" w:hAnsi="Garamond" w:cs="Didot"/>
        </w:rPr>
        <w:t>:</w:t>
      </w:r>
    </w:p>
    <w:p w14:paraId="5EE6BD79" w14:textId="77777777" w:rsidR="001B4AD8" w:rsidRPr="00304243" w:rsidRDefault="001B4AD8" w:rsidP="001B4AD8">
      <w:pPr>
        <w:numPr>
          <w:ilvl w:val="0"/>
          <w:numId w:val="7"/>
        </w:numPr>
        <w:jc w:val="both"/>
        <w:rPr>
          <w:rFonts w:ascii="Garamond" w:hAnsi="Garamond" w:cs="Didot"/>
        </w:rPr>
      </w:pPr>
      <w:r>
        <w:rPr>
          <w:rFonts w:ascii="Garamond" w:hAnsi="Garamond" w:cs="Didot"/>
        </w:rPr>
        <w:t>C</w:t>
      </w:r>
      <w:r w:rsidRPr="00304243">
        <w:rPr>
          <w:rFonts w:ascii="Garamond" w:hAnsi="Garamond" w:cs="Didot"/>
        </w:rPr>
        <w:t xml:space="preserve">reate </w:t>
      </w:r>
      <w:r>
        <w:rPr>
          <w:rFonts w:ascii="Garamond" w:hAnsi="Garamond" w:cs="Didot"/>
        </w:rPr>
        <w:t>Entity classes</w:t>
      </w:r>
      <w:r w:rsidRPr="00304243">
        <w:rPr>
          <w:rFonts w:ascii="Garamond" w:hAnsi="Garamond" w:cs="Didot"/>
        </w:rPr>
        <w:t>.</w:t>
      </w:r>
    </w:p>
    <w:p w14:paraId="54FFC012" w14:textId="77777777" w:rsidR="001B4AD8" w:rsidRPr="00304243" w:rsidRDefault="001B4AD8" w:rsidP="001B4AD8">
      <w:pPr>
        <w:numPr>
          <w:ilvl w:val="0"/>
          <w:numId w:val="7"/>
        </w:numPr>
        <w:jc w:val="both"/>
        <w:rPr>
          <w:rFonts w:ascii="Garamond" w:hAnsi="Garamond" w:cs="Didot"/>
        </w:rPr>
      </w:pPr>
      <w:r>
        <w:rPr>
          <w:rFonts w:ascii="Garamond" w:hAnsi="Garamond" w:cs="Didot"/>
        </w:rPr>
        <w:t>Create</w:t>
      </w:r>
      <w:r w:rsidRPr="00304243">
        <w:rPr>
          <w:rFonts w:ascii="Garamond" w:hAnsi="Garamond" w:cs="Didot"/>
        </w:rPr>
        <w:t xml:space="preserve"> </w:t>
      </w:r>
      <w:r>
        <w:rPr>
          <w:rFonts w:ascii="Garamond" w:hAnsi="Garamond" w:cs="Didot"/>
        </w:rPr>
        <w:t>D</w:t>
      </w:r>
      <w:r w:rsidRPr="00304243">
        <w:rPr>
          <w:rFonts w:ascii="Garamond" w:hAnsi="Garamond" w:cs="Didot"/>
        </w:rPr>
        <w:t xml:space="preserve">ata </w:t>
      </w:r>
      <w:r>
        <w:rPr>
          <w:rFonts w:ascii="Garamond" w:hAnsi="Garamond" w:cs="Didot"/>
        </w:rPr>
        <w:t>A</w:t>
      </w:r>
      <w:r w:rsidRPr="00304243">
        <w:rPr>
          <w:rFonts w:ascii="Garamond" w:hAnsi="Garamond" w:cs="Didot"/>
        </w:rPr>
        <w:t xml:space="preserve">ccess </w:t>
      </w:r>
      <w:r>
        <w:rPr>
          <w:rFonts w:ascii="Garamond" w:hAnsi="Garamond" w:cs="Didot"/>
        </w:rPr>
        <w:t>O</w:t>
      </w:r>
      <w:r w:rsidRPr="00304243">
        <w:rPr>
          <w:rFonts w:ascii="Garamond" w:hAnsi="Garamond" w:cs="Didot"/>
        </w:rPr>
        <w:t>bject</w:t>
      </w:r>
      <w:r>
        <w:rPr>
          <w:rFonts w:ascii="Garamond" w:hAnsi="Garamond" w:cs="Didot"/>
        </w:rPr>
        <w:t>s</w:t>
      </w:r>
      <w:r w:rsidRPr="00304243">
        <w:rPr>
          <w:rFonts w:ascii="Garamond" w:hAnsi="Garamond" w:cs="Didot"/>
        </w:rPr>
        <w:t xml:space="preserve"> (DAO) to map </w:t>
      </w:r>
      <w:r>
        <w:rPr>
          <w:rFonts w:ascii="Garamond" w:hAnsi="Garamond" w:cs="Didot"/>
        </w:rPr>
        <w:t>DAO methods</w:t>
      </w:r>
      <w:r w:rsidRPr="00304243">
        <w:rPr>
          <w:rFonts w:ascii="Garamond" w:hAnsi="Garamond" w:cs="Didot"/>
        </w:rPr>
        <w:t xml:space="preserve"> to SQL queries.</w:t>
      </w:r>
    </w:p>
    <w:p w14:paraId="7A1391D5" w14:textId="77777777" w:rsidR="001B4AD8" w:rsidRPr="00304243" w:rsidRDefault="001B4AD8" w:rsidP="001B4AD8">
      <w:pPr>
        <w:pStyle w:val="ListParagraph"/>
        <w:numPr>
          <w:ilvl w:val="0"/>
          <w:numId w:val="7"/>
        </w:numPr>
        <w:jc w:val="both"/>
        <w:rPr>
          <w:rFonts w:ascii="Garamond" w:hAnsi="Garamond" w:cs="Didot"/>
        </w:rPr>
      </w:pPr>
      <w:r>
        <w:rPr>
          <w:rFonts w:ascii="Garamond" w:hAnsi="Garamond" w:cs="Didot"/>
        </w:rPr>
        <w:t>Perform database CRUD operations.</w:t>
      </w:r>
    </w:p>
    <w:p w14:paraId="0EF842D6" w14:textId="446DD73F" w:rsidR="00304243" w:rsidRPr="003259C5" w:rsidRDefault="00842628" w:rsidP="003259C5">
      <w:pPr>
        <w:pStyle w:val="ListParagraph"/>
        <w:numPr>
          <w:ilvl w:val="0"/>
          <w:numId w:val="7"/>
        </w:numPr>
        <w:jc w:val="both"/>
        <w:rPr>
          <w:rFonts w:ascii="Garamond" w:hAnsi="Garamond" w:cs="Didot"/>
        </w:rPr>
      </w:pPr>
      <w:r>
        <w:rPr>
          <w:rFonts w:ascii="Garamond" w:hAnsi="Garamond" w:cs="Didot"/>
        </w:rPr>
        <w:t>C</w:t>
      </w:r>
      <w:r w:rsidR="00304243" w:rsidRPr="003259C5">
        <w:rPr>
          <w:rFonts w:ascii="Garamond" w:hAnsi="Garamond" w:cs="Didot"/>
        </w:rPr>
        <w:t>reate and interact with</w:t>
      </w:r>
      <w:r>
        <w:rPr>
          <w:rFonts w:ascii="Garamond" w:hAnsi="Garamond" w:cs="Didot"/>
        </w:rPr>
        <w:t xml:space="preserve"> a SQLite</w:t>
      </w:r>
      <w:r w:rsidR="00304243" w:rsidRPr="003259C5">
        <w:rPr>
          <w:rFonts w:ascii="Garamond" w:hAnsi="Garamond" w:cs="Didot"/>
        </w:rPr>
        <w:t xml:space="preserve"> database </w:t>
      </w:r>
      <w:r>
        <w:rPr>
          <w:rFonts w:ascii="Garamond" w:hAnsi="Garamond" w:cs="Didot"/>
        </w:rPr>
        <w:t>using Room library</w:t>
      </w:r>
      <w:r w:rsidR="00304243" w:rsidRPr="003259C5">
        <w:rPr>
          <w:rFonts w:ascii="Garamond" w:hAnsi="Garamond" w:cs="Didot"/>
        </w:rPr>
        <w:t>.</w:t>
      </w:r>
    </w:p>
    <w:p w14:paraId="18668D67" w14:textId="063BAEF4" w:rsidR="00304243" w:rsidRDefault="00842628" w:rsidP="003259C5">
      <w:pPr>
        <w:pStyle w:val="ListParagraph"/>
        <w:numPr>
          <w:ilvl w:val="0"/>
          <w:numId w:val="7"/>
        </w:numPr>
        <w:jc w:val="both"/>
        <w:rPr>
          <w:rFonts w:ascii="Garamond" w:hAnsi="Garamond" w:cs="Didot"/>
        </w:rPr>
      </w:pPr>
      <w:r>
        <w:rPr>
          <w:rFonts w:ascii="Garamond" w:hAnsi="Garamond" w:cs="Didot"/>
        </w:rPr>
        <w:t>Handle d</w:t>
      </w:r>
      <w:r w:rsidR="00304243">
        <w:rPr>
          <w:rFonts w:ascii="Garamond" w:hAnsi="Garamond" w:cs="Didot"/>
        </w:rPr>
        <w:t>atabase relations such as one to many</w:t>
      </w:r>
      <w:r>
        <w:rPr>
          <w:rFonts w:ascii="Garamond" w:hAnsi="Garamond" w:cs="Didot"/>
        </w:rPr>
        <w:t xml:space="preserve"> relationships</w:t>
      </w:r>
      <w:r w:rsidR="001B4AD8">
        <w:rPr>
          <w:rFonts w:ascii="Garamond" w:hAnsi="Garamond" w:cs="Didot"/>
        </w:rPr>
        <w:t>.</w:t>
      </w:r>
    </w:p>
    <w:p w14:paraId="47F57399" w14:textId="71A8DB03" w:rsidR="00304243" w:rsidRDefault="00842628" w:rsidP="003259C5">
      <w:pPr>
        <w:pStyle w:val="ListParagraph"/>
        <w:numPr>
          <w:ilvl w:val="0"/>
          <w:numId w:val="7"/>
        </w:numPr>
        <w:jc w:val="both"/>
        <w:rPr>
          <w:rFonts w:ascii="Garamond" w:hAnsi="Garamond" w:cs="Didot"/>
        </w:rPr>
      </w:pPr>
      <w:r>
        <w:rPr>
          <w:rFonts w:ascii="Garamond" w:hAnsi="Garamond" w:cs="Didot"/>
        </w:rPr>
        <w:t>C</w:t>
      </w:r>
      <w:r w:rsidR="00304243">
        <w:rPr>
          <w:rFonts w:ascii="Garamond" w:hAnsi="Garamond" w:cs="Didot"/>
        </w:rPr>
        <w:t xml:space="preserve">reate cascade delete </w:t>
      </w:r>
      <w:r>
        <w:rPr>
          <w:rFonts w:ascii="Garamond" w:hAnsi="Garamond" w:cs="Didot"/>
        </w:rPr>
        <w:t xml:space="preserve">and enforce integrity checks </w:t>
      </w:r>
      <w:r w:rsidR="00304243">
        <w:rPr>
          <w:rFonts w:ascii="Garamond" w:hAnsi="Garamond" w:cs="Didot"/>
        </w:rPr>
        <w:t>using foreign keys</w:t>
      </w:r>
      <w:r w:rsidR="001B4AD8">
        <w:rPr>
          <w:rFonts w:ascii="Garamond" w:hAnsi="Garamond" w:cs="Didot"/>
        </w:rPr>
        <w:t>.</w:t>
      </w:r>
    </w:p>
    <w:p w14:paraId="230FFFB6" w14:textId="4372D64B" w:rsidR="00BB350B" w:rsidRDefault="00842628" w:rsidP="003259C5">
      <w:pPr>
        <w:pStyle w:val="ListParagraph"/>
        <w:numPr>
          <w:ilvl w:val="0"/>
          <w:numId w:val="7"/>
        </w:numPr>
        <w:jc w:val="both"/>
        <w:rPr>
          <w:rFonts w:ascii="Garamond" w:hAnsi="Garamond" w:cs="Didot"/>
        </w:rPr>
      </w:pPr>
      <w:r>
        <w:rPr>
          <w:rFonts w:ascii="Garamond" w:hAnsi="Garamond" w:cs="Didot"/>
        </w:rPr>
        <w:t>Use</w:t>
      </w:r>
      <w:r w:rsidR="00BB350B">
        <w:rPr>
          <w:rFonts w:ascii="Garamond" w:hAnsi="Garamond" w:cs="Didot"/>
        </w:rPr>
        <w:t xml:space="preserve"> Database Inspector</w:t>
      </w:r>
      <w:r w:rsidR="003B763A">
        <w:rPr>
          <w:rFonts w:ascii="Garamond" w:hAnsi="Garamond" w:cs="Didot"/>
        </w:rPr>
        <w:t xml:space="preserve"> to interact with the SQLite </w:t>
      </w:r>
      <w:r w:rsidR="0066479D">
        <w:rPr>
          <w:rFonts w:ascii="Garamond" w:hAnsi="Garamond" w:cs="Didot"/>
        </w:rPr>
        <w:t>database</w:t>
      </w:r>
      <w:r w:rsidR="001B4AD8">
        <w:rPr>
          <w:rFonts w:ascii="Garamond" w:hAnsi="Garamond" w:cs="Didot"/>
        </w:rPr>
        <w:t>.</w:t>
      </w:r>
    </w:p>
    <w:p w14:paraId="61AC2BC2" w14:textId="31786CAD" w:rsidR="00304243" w:rsidRDefault="00304243" w:rsidP="00304243">
      <w:pPr>
        <w:jc w:val="both"/>
        <w:rPr>
          <w:rFonts w:ascii="Garamond" w:hAnsi="Garamond" w:cs="Didot"/>
        </w:rPr>
      </w:pPr>
    </w:p>
    <w:p w14:paraId="5B38F8D5" w14:textId="536FA869" w:rsidR="00304243" w:rsidRPr="00304243" w:rsidRDefault="00364AE1" w:rsidP="00304243">
      <w:pPr>
        <w:jc w:val="both"/>
        <w:rPr>
          <w:rFonts w:ascii="Garamond" w:hAnsi="Garamond"/>
        </w:rPr>
      </w:pPr>
      <w:r>
        <w:rPr>
          <w:rFonts w:ascii="Garamond" w:hAnsi="Garamond"/>
        </w:rPr>
        <w:t xml:space="preserve">Figure 1 </w:t>
      </w:r>
      <w:del w:id="6" w:author="Abdelkarim Erradi" w:date="2023-11-12T21:36:00Z">
        <w:r>
          <w:rPr>
            <w:rFonts w:ascii="Garamond" w:hAnsi="Garamond"/>
          </w:rPr>
          <w:delText>illustrate</w:delText>
        </w:r>
      </w:del>
      <w:ins w:id="7" w:author="Abdelkarim Erradi" w:date="2023-11-12T21:36:00Z">
        <w:r w:rsidR="00F44656">
          <w:rPr>
            <w:rFonts w:ascii="Garamond" w:hAnsi="Garamond"/>
          </w:rPr>
          <w:t>illustrates</w:t>
        </w:r>
      </w:ins>
      <w:r>
        <w:rPr>
          <w:rFonts w:ascii="Garamond" w:hAnsi="Garamond"/>
        </w:rPr>
        <w:t xml:space="preserve"> </w:t>
      </w:r>
      <w:r w:rsidR="00A613F8">
        <w:rPr>
          <w:rFonts w:ascii="Garamond" w:hAnsi="Garamond"/>
        </w:rPr>
        <w:t xml:space="preserve">the </w:t>
      </w:r>
      <w:r w:rsidR="002F6760">
        <w:rPr>
          <w:rFonts w:ascii="Garamond" w:hAnsi="Garamond"/>
        </w:rPr>
        <w:t>Data Layer</w:t>
      </w:r>
      <w:r w:rsidR="00A03E59">
        <w:rPr>
          <w:rFonts w:ascii="Garamond" w:hAnsi="Garamond"/>
        </w:rPr>
        <w:t xml:space="preserve"> you will implement in this Lab as part of</w:t>
      </w:r>
      <w:r w:rsidRPr="00304243">
        <w:rPr>
          <w:rFonts w:ascii="Garamond" w:hAnsi="Garamond"/>
        </w:rPr>
        <w:t xml:space="preserve"> </w:t>
      </w:r>
      <w:r w:rsidR="00615D17">
        <w:rPr>
          <w:rFonts w:ascii="Garamond" w:hAnsi="Garamond"/>
        </w:rPr>
        <w:t xml:space="preserve">MVVM </w:t>
      </w:r>
      <w:r w:rsidR="00304243" w:rsidRPr="00304243">
        <w:rPr>
          <w:rFonts w:ascii="Garamond" w:hAnsi="Garamond"/>
        </w:rPr>
        <w:t>architecture.</w:t>
      </w:r>
    </w:p>
    <w:p w14:paraId="37AB568B" w14:textId="3B5ECF81" w:rsidR="00304243" w:rsidRPr="00C6335B" w:rsidRDefault="00622922" w:rsidP="00711C72">
      <w:pPr>
        <w:jc w:val="center"/>
        <w:rPr>
          <w:rFonts w:ascii="Garamond" w:hAnsi="Garamond"/>
        </w:rPr>
      </w:pPr>
      <w:r>
        <w:rPr>
          <w:noProof/>
        </w:rPr>
        <w:drawing>
          <wp:inline distT="0" distB="0" distL="0" distR="0" wp14:anchorId="3F4B6DEA" wp14:editId="642FAD31">
            <wp:extent cx="2669060" cy="2696435"/>
            <wp:effectExtent l="0" t="0" r="0" b="8890"/>
            <wp:docPr id="1069085366" name="Picture 106908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5366" name=""/>
                    <pic:cNvPicPr/>
                  </pic:nvPicPr>
                  <pic:blipFill>
                    <a:blip r:embed="rId14"/>
                    <a:stretch>
                      <a:fillRect/>
                    </a:stretch>
                  </pic:blipFill>
                  <pic:spPr>
                    <a:xfrm>
                      <a:off x="0" y="0"/>
                      <a:ext cx="2671221" cy="2698618"/>
                    </a:xfrm>
                    <a:prstGeom prst="rect">
                      <a:avLst/>
                    </a:prstGeom>
                  </pic:spPr>
                </pic:pic>
              </a:graphicData>
            </a:graphic>
          </wp:inline>
        </w:drawing>
      </w:r>
    </w:p>
    <w:p w14:paraId="005231F5" w14:textId="68F5CC3A" w:rsidR="00622922" w:rsidRPr="00C6335B" w:rsidRDefault="00FD2396" w:rsidP="00711C72">
      <w:pPr>
        <w:jc w:val="center"/>
        <w:rPr>
          <w:rFonts w:ascii="Garamond" w:hAnsi="Garamond"/>
        </w:rPr>
      </w:pPr>
      <w:r>
        <w:rPr>
          <w:rFonts w:ascii="Garamond" w:hAnsi="Garamond"/>
        </w:rPr>
        <w:t xml:space="preserve">Figure 1. </w:t>
      </w:r>
      <w:r w:rsidR="009A1AFF">
        <w:rPr>
          <w:rFonts w:ascii="Garamond" w:hAnsi="Garamond"/>
        </w:rPr>
        <w:t xml:space="preserve">MVVM </w:t>
      </w:r>
      <w:r w:rsidR="002C20E2">
        <w:rPr>
          <w:rFonts w:ascii="Garamond" w:hAnsi="Garamond"/>
        </w:rPr>
        <w:t>architecture</w:t>
      </w:r>
    </w:p>
    <w:p w14:paraId="27D48B1E" w14:textId="77777777" w:rsidR="00A21EAC" w:rsidRDefault="00A21EAC" w:rsidP="00304243">
      <w:pPr>
        <w:jc w:val="center"/>
        <w:rPr>
          <w:ins w:id="8" w:author="Abdelkarim Erradi" w:date="2023-11-12T21:36:00Z"/>
        </w:rPr>
      </w:pPr>
    </w:p>
    <w:p w14:paraId="255211B6" w14:textId="3C812864" w:rsidR="00A21EAC" w:rsidRDefault="004378D0" w:rsidP="00A21EAC">
      <w:pPr>
        <w:rPr>
          <w:ins w:id="9" w:author="Abdelkarim Erradi" w:date="2023-11-12T21:36:00Z"/>
        </w:rPr>
      </w:pPr>
      <w:ins w:id="10" w:author="Abdelkarim Erradi" w:date="2023-11-12T21:38:00Z">
        <w:r>
          <w:t>Figure 2 illustrates the r</w:t>
        </w:r>
        <w:r w:rsidRPr="004378D0">
          <w:t>elationship between ToDo repository, Project and ToDo models, ProjectDoa and TodoDao data sources, and ToDo Database</w:t>
        </w:r>
      </w:ins>
    </w:p>
    <w:p w14:paraId="19A8544E" w14:textId="481C9B30" w:rsidR="00A21EAC" w:rsidRDefault="00A21EAC" w:rsidP="00A21EAC">
      <w:pPr>
        <w:pStyle w:val="image-container"/>
        <w:shd w:val="clear" w:color="auto" w:fill="FFFFFF"/>
        <w:spacing w:before="240" w:beforeAutospacing="0" w:after="240" w:afterAutospacing="0"/>
        <w:jc w:val="center"/>
        <w:rPr>
          <w:ins w:id="11" w:author="Abdelkarim Erradi" w:date="2023-11-12T21:36:00Z"/>
          <w:rFonts w:ascii="Noto Sans" w:hAnsi="Noto Sans" w:cs="Noto Sans"/>
          <w:color w:val="4E5256"/>
          <w:sz w:val="21"/>
          <w:szCs w:val="21"/>
        </w:rPr>
      </w:pPr>
      <w:commentRangeStart w:id="12"/>
      <w:ins w:id="13" w:author="Abdelkarim Erradi" w:date="2023-11-12T21:36:00Z">
        <w:r>
          <w:rPr>
            <w:rFonts w:ascii="Noto Sans" w:hAnsi="Noto Sans" w:cs="Noto Sans"/>
            <w:noProof/>
            <w:color w:val="4E5256"/>
            <w:sz w:val="21"/>
            <w:szCs w:val="21"/>
          </w:rPr>
          <w:drawing>
            <wp:inline distT="0" distB="0" distL="0" distR="0" wp14:anchorId="01CC676C" wp14:editId="1DDD6F36">
              <wp:extent cx="4490798" cy="1332846"/>
              <wp:effectExtent l="0" t="0" r="5080" b="1270"/>
              <wp:docPr id="1477528316" name="Picture 1477528316" descr="The relationship between task repository, model, data source, a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task repository, model, data source, and databa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4907" cy="1334066"/>
                      </a:xfrm>
                      <a:prstGeom prst="rect">
                        <a:avLst/>
                      </a:prstGeom>
                      <a:noFill/>
                      <a:ln>
                        <a:noFill/>
                      </a:ln>
                    </pic:spPr>
                  </pic:pic>
                </a:graphicData>
              </a:graphic>
            </wp:inline>
          </w:drawing>
        </w:r>
      </w:ins>
      <w:commentRangeEnd w:id="12"/>
      <w:ins w:id="14" w:author="Abdelkarim Erradi" w:date="2023-11-12T21:40:00Z">
        <w:r w:rsidR="00D74C3C">
          <w:rPr>
            <w:rStyle w:val="CommentReference"/>
            <w:lang w:val="en-US" w:eastAsia="en-US"/>
          </w:rPr>
          <w:commentReference w:id="12"/>
        </w:r>
      </w:ins>
    </w:p>
    <w:p w14:paraId="69B70569" w14:textId="2B71318D" w:rsidR="00A21EAC" w:rsidRPr="00AC1397" w:rsidRDefault="00A21EAC">
      <w:pPr>
        <w:jc w:val="center"/>
        <w:rPr>
          <w:ins w:id="15" w:author="Abdelkarim Erradi" w:date="2023-11-12T21:36:00Z"/>
          <w:rFonts w:ascii="Garamond" w:hAnsi="Garamond"/>
          <w:rPrChange w:id="16" w:author="Abdelkarim Erradi" w:date="2023-11-12T21:37:00Z">
            <w:rPr>
              <w:ins w:id="17" w:author="Abdelkarim Erradi" w:date="2023-11-12T21:36:00Z"/>
              <w:rFonts w:ascii="Noto Sans" w:hAnsi="Noto Sans" w:cs="Noto Sans"/>
              <w:color w:val="4E5256"/>
              <w:sz w:val="21"/>
              <w:szCs w:val="21"/>
            </w:rPr>
          </w:rPrChange>
        </w:rPr>
        <w:pPrChange w:id="18" w:author="Abdelkarim Erradi" w:date="2023-11-12T21:37:00Z">
          <w:pPr>
            <w:pStyle w:val="NormalWeb"/>
            <w:shd w:val="clear" w:color="auto" w:fill="FFFFFF"/>
            <w:spacing w:before="240" w:beforeAutospacing="0" w:after="240" w:afterAutospacing="0"/>
          </w:pPr>
        </w:pPrChange>
      </w:pPr>
      <w:ins w:id="19" w:author="Abdelkarim Erradi" w:date="2023-11-12T21:36:00Z">
        <w:r w:rsidRPr="00AC1397">
          <w:rPr>
            <w:rFonts w:ascii="Garamond" w:hAnsi="Garamond"/>
            <w:rPrChange w:id="20" w:author="Abdelkarim Erradi" w:date="2023-11-12T21:37:00Z">
              <w:rPr>
                <w:rStyle w:val="Strong"/>
                <w:rFonts w:ascii="Noto Sans" w:hAnsi="Noto Sans" w:cs="Noto Sans"/>
                <w:color w:val="4E5256"/>
                <w:sz w:val="21"/>
                <w:szCs w:val="21"/>
              </w:rPr>
            </w:rPrChange>
          </w:rPr>
          <w:lastRenderedPageBreak/>
          <w:t xml:space="preserve">Figure </w:t>
        </w:r>
        <w:r w:rsidR="00AC1397" w:rsidRPr="00AC1397">
          <w:rPr>
            <w:rFonts w:ascii="Garamond" w:hAnsi="Garamond"/>
            <w:rPrChange w:id="21" w:author="Abdelkarim Erradi" w:date="2023-11-12T21:37:00Z">
              <w:rPr>
                <w:rStyle w:val="Strong"/>
                <w:rFonts w:ascii="Noto Sans" w:hAnsi="Noto Sans" w:cs="Noto Sans"/>
                <w:color w:val="4E5256"/>
                <w:sz w:val="21"/>
                <w:szCs w:val="21"/>
              </w:rPr>
            </w:rPrChange>
          </w:rPr>
          <w:t>2</w:t>
        </w:r>
        <w:r w:rsidRPr="00AC1397">
          <w:rPr>
            <w:rFonts w:ascii="Garamond" w:hAnsi="Garamond"/>
            <w:rPrChange w:id="22" w:author="Abdelkarim Erradi" w:date="2023-11-12T21:37:00Z">
              <w:rPr>
                <w:rStyle w:val="Strong"/>
                <w:rFonts w:ascii="Noto Sans" w:hAnsi="Noto Sans" w:cs="Noto Sans"/>
                <w:color w:val="4E5256"/>
                <w:sz w:val="21"/>
                <w:szCs w:val="21"/>
              </w:rPr>
            </w:rPrChange>
          </w:rPr>
          <w:t>.</w:t>
        </w:r>
        <w:r w:rsidRPr="00AC1397">
          <w:rPr>
            <w:rFonts w:ascii="Garamond" w:hAnsi="Garamond"/>
            <w:rPrChange w:id="23" w:author="Abdelkarim Erradi" w:date="2023-11-12T21:37:00Z">
              <w:rPr>
                <w:rFonts w:ascii="Noto Sans" w:hAnsi="Noto Sans" w:cs="Noto Sans"/>
                <w:color w:val="4E5256"/>
                <w:sz w:val="21"/>
                <w:szCs w:val="21"/>
              </w:rPr>
            </w:rPrChange>
          </w:rPr>
          <w:t> </w:t>
        </w:r>
      </w:ins>
      <w:ins w:id="24" w:author="Abdelkarim Erradi" w:date="2023-11-12T21:37:00Z">
        <w:r w:rsidR="00AC1397">
          <w:rPr>
            <w:rFonts w:ascii="Garamond" w:hAnsi="Garamond"/>
          </w:rPr>
          <w:t>R</w:t>
        </w:r>
      </w:ins>
      <w:ins w:id="25" w:author="Abdelkarim Erradi" w:date="2023-11-12T21:36:00Z">
        <w:r w:rsidRPr="00AC1397">
          <w:rPr>
            <w:rFonts w:ascii="Garamond" w:hAnsi="Garamond"/>
            <w:rPrChange w:id="26" w:author="Abdelkarim Erradi" w:date="2023-11-12T21:37:00Z">
              <w:rPr>
                <w:rFonts w:ascii="Noto Sans" w:hAnsi="Noto Sans" w:cs="Noto Sans"/>
                <w:color w:val="4E5256"/>
                <w:sz w:val="21"/>
                <w:szCs w:val="21"/>
              </w:rPr>
            </w:rPrChange>
          </w:rPr>
          <w:t xml:space="preserve">elationship between </w:t>
        </w:r>
      </w:ins>
      <w:ins w:id="27" w:author="Abdelkarim Erradi" w:date="2023-11-12T21:39:00Z">
        <w:r w:rsidR="00354411" w:rsidRPr="00354411">
          <w:rPr>
            <w:rFonts w:ascii="Garamond" w:hAnsi="Garamond"/>
          </w:rPr>
          <w:t>ToDo repository, Project and ToDo models, ProjectDoa and TodoDao data sources, and ToDo Database</w:t>
        </w:r>
      </w:ins>
    </w:p>
    <w:p w14:paraId="4323D57B" w14:textId="3FEA948F" w:rsidR="00304243" w:rsidRPr="00C6335B" w:rsidRDefault="00304243">
      <w:pPr>
        <w:rPr>
          <w:rFonts w:ascii="Garamond" w:hAnsi="Garamond"/>
        </w:rPr>
        <w:pPrChange w:id="28" w:author="Abdelkarim Erradi" w:date="2023-11-12T23:05:00Z">
          <w:pPr>
            <w:jc w:val="center"/>
          </w:pPr>
        </w:pPrChange>
      </w:pPr>
      <w:r>
        <w:fldChar w:fldCharType="begin"/>
      </w:r>
      <w:r>
        <w:instrText xml:space="preserve"> INCLUDEPICTURE "/var/folders/nz/1s7d89j901scg854xpcw0x0m0000gn/T/com.microsoft.Word/WebArchiveCopyPasteTempFiles/f6a3960a0d1a7912.png" \* MERGEFORMATINET </w:instrText>
      </w:r>
      <w:r>
        <w:fldChar w:fldCharType="separate"/>
      </w:r>
      <w:r>
        <w:fldChar w:fldCharType="end"/>
      </w:r>
    </w:p>
    <w:p w14:paraId="32CA71BF" w14:textId="7CEA9BD4" w:rsidR="00304243" w:rsidRPr="00C6335B" w:rsidRDefault="00304243" w:rsidP="0078431F">
      <w:pPr>
        <w:rPr>
          <w:rFonts w:ascii="Garamond" w:hAnsi="Garamond" w:cs="Didot"/>
          <w:b/>
          <w:bCs/>
          <w:color w:val="2E74B5" w:themeColor="accent5" w:themeShade="BF"/>
          <w:sz w:val="28"/>
          <w:szCs w:val="28"/>
          <w:u w:val="single"/>
        </w:rPr>
      </w:pPr>
      <w:r w:rsidRPr="00C6335B">
        <w:rPr>
          <w:rFonts w:ascii="Garamond" w:hAnsi="Garamond" w:cs="Didot"/>
          <w:b/>
          <w:bCs/>
          <w:sz w:val="28"/>
          <w:szCs w:val="28"/>
          <w:u w:val="single"/>
        </w:rPr>
        <w:t>Preparation</w:t>
      </w:r>
    </w:p>
    <w:p w14:paraId="1B7A7B70" w14:textId="4CD6AFEA" w:rsidR="00304243" w:rsidRDefault="00304243" w:rsidP="0085041A">
      <w:pPr>
        <w:pStyle w:val="ListParagraph"/>
        <w:numPr>
          <w:ilvl w:val="0"/>
          <w:numId w:val="17"/>
        </w:numPr>
        <w:spacing w:before="120"/>
        <w:jc w:val="both"/>
        <w:rPr>
          <w:rFonts w:ascii="Garamond" w:hAnsi="Garamond" w:cs="Didot"/>
        </w:rPr>
      </w:pPr>
      <w:bookmarkStart w:id="29" w:name="OLE_LINK6"/>
      <w:bookmarkStart w:id="30" w:name="OLE_LINK15"/>
      <w:bookmarkStart w:id="31" w:name="OLE_LINK1"/>
      <w:bookmarkStart w:id="32" w:name="OLE_LINK2"/>
      <w:r w:rsidRPr="0085041A">
        <w:rPr>
          <w:rFonts w:ascii="Garamond" w:hAnsi="Garamond" w:cs="Didot"/>
        </w:rPr>
        <w:t xml:space="preserve">Sync the Lab GitHub repo and </w:t>
      </w:r>
      <w:bookmarkEnd w:id="29"/>
      <w:bookmarkEnd w:id="30"/>
      <w:r w:rsidRPr="0085041A">
        <w:rPr>
          <w:rFonts w:ascii="Garamond" w:hAnsi="Garamond" w:cs="Didot"/>
        </w:rPr>
        <w:t xml:space="preserve">copy the </w:t>
      </w:r>
      <w:commentRangeStart w:id="33"/>
      <w:r w:rsidRPr="0085041A">
        <w:rPr>
          <w:rFonts w:ascii="Garamond" w:hAnsi="Garamond" w:cs="Didot"/>
          <w:b/>
          <w:bCs/>
        </w:rPr>
        <w:t xml:space="preserve">Lab </w:t>
      </w:r>
      <w:r w:rsidR="0078431F" w:rsidRPr="0085041A">
        <w:rPr>
          <w:rFonts w:ascii="Garamond" w:hAnsi="Garamond" w:cs="Didot"/>
          <w:b/>
          <w:bCs/>
        </w:rPr>
        <w:t>10</w:t>
      </w:r>
      <w:r w:rsidRPr="0085041A">
        <w:rPr>
          <w:rFonts w:ascii="Garamond" w:hAnsi="Garamond" w:cs="Didot"/>
          <w:b/>
          <w:bCs/>
        </w:rPr>
        <w:t>-</w:t>
      </w:r>
      <w:bookmarkStart w:id="34" w:name="OLE_LINK21"/>
      <w:bookmarkStart w:id="35" w:name="OLE_LINK22"/>
      <w:r w:rsidR="0078431F" w:rsidRPr="0085041A">
        <w:rPr>
          <w:rFonts w:ascii="Garamond" w:hAnsi="Garamond" w:cs="Didot"/>
          <w:b/>
          <w:bCs/>
        </w:rPr>
        <w:t xml:space="preserve">Data </w:t>
      </w:r>
      <w:bookmarkEnd w:id="34"/>
      <w:bookmarkEnd w:id="35"/>
      <w:r w:rsidR="005E7EFB">
        <w:rPr>
          <w:rFonts w:ascii="Garamond" w:hAnsi="Garamond" w:cs="Didot"/>
          <w:b/>
          <w:bCs/>
        </w:rPr>
        <w:t>Layer</w:t>
      </w:r>
      <w:r w:rsidR="005E7EFB" w:rsidRPr="0085041A">
        <w:rPr>
          <w:rFonts w:ascii="Garamond" w:hAnsi="Garamond" w:cs="Didot"/>
          <w:b/>
          <w:bCs/>
        </w:rPr>
        <w:t xml:space="preserve"> </w:t>
      </w:r>
      <w:commentRangeEnd w:id="33"/>
      <w:r w:rsidR="00625866">
        <w:rPr>
          <w:rStyle w:val="CommentReference"/>
          <w:lang w:val="en-US" w:eastAsia="en-US"/>
        </w:rPr>
        <w:commentReference w:id="33"/>
      </w:r>
      <w:r w:rsidRPr="0085041A">
        <w:rPr>
          <w:rFonts w:ascii="Garamond" w:hAnsi="Garamond" w:cs="Didot"/>
        </w:rPr>
        <w:t>folder into your repository.</w:t>
      </w:r>
    </w:p>
    <w:p w14:paraId="34A13DE9" w14:textId="25689017" w:rsidR="00CB4D11" w:rsidRPr="004B4156" w:rsidRDefault="00CB4D11" w:rsidP="001516CE">
      <w:pPr>
        <w:pStyle w:val="ListParagraph"/>
        <w:numPr>
          <w:ilvl w:val="0"/>
          <w:numId w:val="17"/>
        </w:numPr>
        <w:spacing w:before="120"/>
        <w:rPr>
          <w:ins w:id="36" w:author="Abdelkarim Erradi" w:date="2023-11-12T20:32:00Z"/>
          <w:rFonts w:ascii="Garamond" w:hAnsi="Garamond" w:cs="Didot"/>
        </w:rPr>
      </w:pPr>
      <w:commentRangeStart w:id="37"/>
      <w:r>
        <w:rPr>
          <w:rFonts w:ascii="Garamond" w:hAnsi="Garamond" w:cs="Didot"/>
        </w:rPr>
        <w:t>Add the following inside plugin</w:t>
      </w:r>
      <w:ins w:id="38" w:author="Abdelkarim Erradi" w:date="2023-11-12T20:33:00Z">
        <w:r>
          <w:rPr>
            <w:rFonts w:ascii="Garamond" w:hAnsi="Garamond" w:cs="Didot"/>
          </w:rPr>
          <w:t>s</w:t>
        </w:r>
        <w:r w:rsidR="00F96349">
          <w:rPr>
            <w:rFonts w:ascii="Garamond" w:hAnsi="Garamond" w:cs="Didot"/>
          </w:rPr>
          <w:t xml:space="preserve"> of </w:t>
        </w:r>
      </w:ins>
      <w:ins w:id="39" w:author="Abdelkarim Erradi" w:date="2023-11-12T20:34:00Z">
        <w:r w:rsidR="007733E7">
          <w:rPr>
            <w:rFonts w:ascii="Garamond" w:hAnsi="Garamond" w:cs="Didot"/>
          </w:rPr>
          <w:t xml:space="preserve">app’s </w:t>
        </w:r>
      </w:ins>
      <w:del w:id="40" w:author="Abdelkarim Erradi" w:date="2023-11-12T20:33:00Z">
        <w:r w:rsidRPr="007733E7" w:rsidDel="00F96349">
          <w:rPr>
            <w:rFonts w:ascii="Garamond" w:hAnsi="Garamond" w:cs="Didot"/>
            <w:sz w:val="36"/>
            <w:szCs w:val="30"/>
            <w:rPrChange w:id="41" w:author="Abdelkarim Erradi" w:date="2023-11-12T20:34:00Z">
              <w:rPr>
                <w:rFonts w:ascii="Garamond" w:hAnsi="Garamond" w:cs="Didot"/>
              </w:rPr>
            </w:rPrChange>
          </w:rPr>
          <w:delText>s</w:delText>
        </w:r>
        <w:commentRangeEnd w:id="37"/>
        <w:r w:rsidR="002511BB" w:rsidRPr="007733E7" w:rsidDel="00F96349">
          <w:rPr>
            <w:rStyle w:val="CommentReference"/>
            <w:sz w:val="22"/>
            <w:szCs w:val="22"/>
            <w:lang w:val="en-US" w:eastAsia="en-US"/>
            <w:rPrChange w:id="42" w:author="Abdelkarim Erradi" w:date="2023-11-12T20:34:00Z">
              <w:rPr>
                <w:rStyle w:val="CommentReference"/>
                <w:lang w:val="en-US" w:eastAsia="en-US"/>
              </w:rPr>
            </w:rPrChange>
          </w:rPr>
          <w:commentReference w:id="37"/>
        </w:r>
        <w:r w:rsidRPr="007733E7" w:rsidDel="005E438C">
          <w:rPr>
            <w:rFonts w:ascii="Courier New" w:hAnsi="Courier New" w:cs="Courier New"/>
            <w:color w:val="080808"/>
            <w:sz w:val="20"/>
            <w:szCs w:val="20"/>
            <w:rPrChange w:id="43" w:author="Abdelkarim Erradi" w:date="2023-11-12T20:34:00Z">
              <w:rPr>
                <w:rFonts w:ascii="Courier New" w:hAnsi="Courier New" w:cs="Courier New"/>
                <w:color w:val="080808"/>
                <w:sz w:val="14"/>
                <w:szCs w:val="14"/>
              </w:rPr>
            </w:rPrChange>
          </w:rPr>
          <w:br/>
        </w:r>
        <w:r w:rsidRPr="007733E7" w:rsidDel="00F96349">
          <w:rPr>
            <w:rFonts w:ascii="Courier New" w:hAnsi="Courier New" w:cs="Courier New"/>
            <w:color w:val="080808"/>
            <w:rPrChange w:id="44" w:author="Abdelkarim Erradi" w:date="2023-11-12T20:34:00Z">
              <w:rPr>
                <w:rFonts w:ascii="Courier New" w:hAnsi="Courier New" w:cs="Courier New"/>
                <w:color w:val="080808"/>
                <w:sz w:val="18"/>
                <w:szCs w:val="18"/>
              </w:rPr>
            </w:rPrChange>
          </w:rPr>
          <w:delText xml:space="preserve"> </w:delText>
        </w:r>
      </w:del>
      <w:del w:id="45" w:author="Abdelkarim Erradi" w:date="2023-11-12T20:34:00Z">
        <w:r w:rsidRPr="007733E7" w:rsidDel="007733E7">
          <w:rPr>
            <w:rFonts w:ascii="Courier New" w:hAnsi="Courier New" w:cs="Courier New"/>
            <w:color w:val="080808"/>
            <w:rPrChange w:id="46" w:author="Abdelkarim Erradi" w:date="2023-11-12T20:34:00Z">
              <w:rPr>
                <w:rFonts w:ascii="Courier New" w:hAnsi="Courier New" w:cs="Courier New"/>
                <w:color w:val="080808"/>
                <w:sz w:val="18"/>
                <w:szCs w:val="18"/>
              </w:rPr>
            </w:rPrChange>
          </w:rPr>
          <w:delText xml:space="preserve"> </w:delText>
        </w:r>
      </w:del>
      <w:ins w:id="47" w:author="Abdelkarim Erradi" w:date="2023-11-12T20:34:00Z">
        <w:r w:rsidR="007733E7" w:rsidRPr="007733E7">
          <w:rPr>
            <w:rFonts w:ascii="Courier New" w:hAnsi="Courier New" w:cs="Courier New"/>
            <w:color w:val="080808"/>
            <w:rPrChange w:id="48" w:author="Abdelkarim Erradi" w:date="2023-11-12T20:34:00Z">
              <w:rPr>
                <w:rFonts w:ascii="Courier New" w:hAnsi="Courier New" w:cs="Courier New"/>
                <w:color w:val="080808"/>
                <w:sz w:val="18"/>
                <w:szCs w:val="18"/>
              </w:rPr>
            </w:rPrChange>
          </w:rPr>
          <w:t>build.gradle</w:t>
        </w:r>
      </w:ins>
      <w:r w:rsidRPr="007733E7">
        <w:rPr>
          <w:rFonts w:ascii="Courier New" w:hAnsi="Courier New" w:cs="Courier New"/>
          <w:color w:val="080808"/>
          <w:rPrChange w:id="49" w:author="Abdelkarim Erradi" w:date="2023-11-12T23:05:00Z">
            <w:rPr>
              <w:rFonts w:ascii="Courier New" w:hAnsi="Courier New" w:cs="Courier New"/>
              <w:color w:val="080808"/>
              <w:sz w:val="18"/>
              <w:szCs w:val="18"/>
            </w:rPr>
          </w:rPrChange>
        </w:rPr>
        <w:t xml:space="preserve">  </w:t>
      </w:r>
      <w:del w:id="50" w:author="Abdelkarim Erradi" w:date="2023-11-12T20:33:00Z">
        <w:r w:rsidRPr="00710184">
          <w:rPr>
            <w:rFonts w:ascii="Menlo" w:hAnsi="Menlo" w:cs="Menlo"/>
            <w:color w:val="067D17"/>
            <w:sz w:val="18"/>
            <w:szCs w:val="18"/>
            <w:lang w:val="en-US" w:eastAsia="en-US"/>
          </w:rPr>
          <w:delText>plugins { id 'kotlin-kapt’ }</w:delText>
        </w:r>
      </w:del>
    </w:p>
    <w:p w14:paraId="68AA7832" w14:textId="77777777" w:rsidR="002511BB" w:rsidRDefault="002511BB">
      <w:pPr>
        <w:pStyle w:val="HTMLPreformatted"/>
        <w:shd w:val="clear" w:color="auto" w:fill="FFFFFF"/>
        <w:ind w:left="360"/>
        <w:rPr>
          <w:ins w:id="51" w:author="Abdelkarim Erradi" w:date="2023-11-12T20:32:00Z"/>
          <w:color w:val="080808"/>
        </w:rPr>
        <w:pPrChange w:id="52" w:author="Abdelkarim Erradi" w:date="2023-11-12T20:33:00Z">
          <w:pPr>
            <w:pStyle w:val="HTMLPreformatted"/>
            <w:numPr>
              <w:numId w:val="17"/>
            </w:numPr>
            <w:shd w:val="clear" w:color="auto" w:fill="FFFFFF"/>
            <w:ind w:left="720" w:hanging="360"/>
          </w:pPr>
        </w:pPrChange>
      </w:pPr>
      <w:ins w:id="53" w:author="Abdelkarim Erradi" w:date="2023-11-12T20:32:00Z">
        <w:r>
          <w:rPr>
            <w:color w:val="080808"/>
          </w:rPr>
          <w:t xml:space="preserve">plugins </w:t>
        </w:r>
        <w:r>
          <w:rPr>
            <w:b/>
            <w:bCs/>
            <w:color w:val="080808"/>
          </w:rPr>
          <w:t>{</w:t>
        </w:r>
        <w:r>
          <w:rPr>
            <w:color w:val="067D17"/>
          </w:rPr>
          <w:br/>
          <w:t xml:space="preserve">    </w:t>
        </w:r>
        <w:r>
          <w:rPr>
            <w:color w:val="080808"/>
          </w:rPr>
          <w:t>id (</w:t>
        </w:r>
        <w:r>
          <w:rPr>
            <w:color w:val="067D17"/>
          </w:rPr>
          <w:t>"com.google.devtools.ksp"</w:t>
        </w:r>
        <w:r>
          <w:rPr>
            <w:color w:val="080808"/>
          </w:rPr>
          <w:t xml:space="preserve">) </w:t>
        </w:r>
        <w:r>
          <w:rPr>
            <w:i/>
            <w:iCs/>
            <w:color w:val="00627A"/>
          </w:rPr>
          <w:t xml:space="preserve">version </w:t>
        </w:r>
        <w:r>
          <w:rPr>
            <w:color w:val="067D17"/>
          </w:rPr>
          <w:t>"1.9.10-1.0.13"</w:t>
        </w:r>
        <w:r>
          <w:rPr>
            <w:color w:val="067D17"/>
          </w:rPr>
          <w:br/>
        </w:r>
        <w:r>
          <w:rPr>
            <w:b/>
            <w:bCs/>
            <w:color w:val="080808"/>
          </w:rPr>
          <w:t>}</w:t>
        </w:r>
      </w:ins>
    </w:p>
    <w:p w14:paraId="12268E18" w14:textId="76B3D625" w:rsidR="002511BB" w:rsidRPr="002511BB" w:rsidDel="007733E7" w:rsidRDefault="002511BB">
      <w:pPr>
        <w:spacing w:before="120"/>
        <w:ind w:left="360"/>
        <w:rPr>
          <w:del w:id="54" w:author="Abdelkarim Erradi" w:date="2023-11-12T20:35:00Z"/>
          <w:rFonts w:ascii="Garamond" w:hAnsi="Garamond" w:cs="Didot"/>
          <w:rPrChange w:id="55" w:author="Abdelkarim Erradi" w:date="2023-11-12T20:32:00Z">
            <w:rPr>
              <w:del w:id="56" w:author="Abdelkarim Erradi" w:date="2023-11-12T20:35:00Z"/>
            </w:rPr>
          </w:rPrChange>
        </w:rPr>
        <w:pPrChange w:id="57" w:author="Abdelkarim Erradi" w:date="2023-11-12T20:32:00Z">
          <w:pPr>
            <w:pStyle w:val="ListParagraph"/>
            <w:numPr>
              <w:numId w:val="17"/>
            </w:numPr>
            <w:spacing w:before="120"/>
            <w:ind w:hanging="360"/>
          </w:pPr>
        </w:pPrChange>
      </w:pPr>
    </w:p>
    <w:p w14:paraId="7E69C8A7" w14:textId="72CE851E" w:rsidR="00FA77D7" w:rsidRPr="004B4156" w:rsidRDefault="007733E7">
      <w:pPr>
        <w:spacing w:before="120"/>
        <w:jc w:val="both"/>
        <w:rPr>
          <w:rFonts w:ascii="Garamond" w:hAnsi="Garamond" w:cs="Didot"/>
        </w:rPr>
        <w:pPrChange w:id="58" w:author="Abdelkarim Erradi" w:date="2023-11-12T23:05:00Z">
          <w:pPr>
            <w:pStyle w:val="ListParagraph"/>
            <w:numPr>
              <w:numId w:val="17"/>
            </w:numPr>
            <w:spacing w:before="120"/>
            <w:ind w:hanging="360"/>
            <w:jc w:val="both"/>
          </w:pPr>
        </w:pPrChange>
      </w:pPr>
      <w:ins w:id="59" w:author="Abdelkarim Erradi" w:date="2023-11-12T20:35:00Z">
        <w:r>
          <w:rPr>
            <w:rFonts w:ascii="Garamond" w:hAnsi="Garamond" w:cs="Didot"/>
          </w:rPr>
          <w:t>Then a</w:t>
        </w:r>
      </w:ins>
      <w:del w:id="60" w:author="Abdelkarim Erradi" w:date="2023-11-12T20:35:00Z">
        <w:r w:rsidR="0085041A" w:rsidRPr="004B4156">
          <w:rPr>
            <w:rFonts w:ascii="Garamond" w:hAnsi="Garamond" w:cs="Didot"/>
          </w:rPr>
          <w:delText>A</w:delText>
        </w:r>
      </w:del>
      <w:r w:rsidR="0085041A" w:rsidRPr="004B4156">
        <w:rPr>
          <w:rFonts w:ascii="Garamond" w:hAnsi="Garamond" w:cs="Didot"/>
        </w:rPr>
        <w:t xml:space="preserve">dd the following room dependencies </w:t>
      </w:r>
    </w:p>
    <w:p w14:paraId="662BD3FE" w14:textId="289D2EBF" w:rsidR="00E0499A" w:rsidRDefault="00E0499A" w:rsidP="00711C72">
      <w:pPr>
        <w:pStyle w:val="HTMLPreformatted"/>
        <w:shd w:val="clear" w:color="auto" w:fill="FFFFFF"/>
        <w:ind w:left="720"/>
        <w:rPr>
          <w:del w:id="61" w:author="Abdelkarim Erradi" w:date="2023-11-12T20:35:00Z"/>
          <w:color w:val="080808"/>
        </w:rPr>
      </w:pPr>
      <w:del w:id="62" w:author="Abdelkarim Erradi" w:date="2023-11-12T20:35:00Z">
        <w:r>
          <w:rPr>
            <w:color w:val="080808"/>
          </w:rPr>
          <w:delText xml:space="preserve">plugins </w:delText>
        </w:r>
        <w:r>
          <w:rPr>
            <w:b/>
            <w:bCs/>
            <w:color w:val="080808"/>
          </w:rPr>
          <w:delText>{</w:delText>
        </w:r>
        <w:r>
          <w:rPr>
            <w:color w:val="067D17"/>
          </w:rPr>
          <w:br/>
          <w:delText xml:space="preserve">    </w:delText>
        </w:r>
        <w:r>
          <w:rPr>
            <w:color w:val="080808"/>
          </w:rPr>
          <w:delText>id (</w:delText>
        </w:r>
        <w:r>
          <w:rPr>
            <w:color w:val="067D17"/>
          </w:rPr>
          <w:delText>"com.google.devtools.ksp"</w:delText>
        </w:r>
        <w:r>
          <w:rPr>
            <w:color w:val="080808"/>
          </w:rPr>
          <w:delText xml:space="preserve">) </w:delText>
        </w:r>
        <w:r>
          <w:rPr>
            <w:i/>
            <w:iCs/>
            <w:color w:val="00627A"/>
          </w:rPr>
          <w:delText xml:space="preserve">version </w:delText>
        </w:r>
        <w:r>
          <w:rPr>
            <w:color w:val="067D17"/>
          </w:rPr>
          <w:delText>"1.9.10-1.0.13"</w:delText>
        </w:r>
        <w:r>
          <w:rPr>
            <w:color w:val="067D17"/>
          </w:rPr>
          <w:br/>
        </w:r>
        <w:r>
          <w:rPr>
            <w:b/>
            <w:bCs/>
            <w:color w:val="080808"/>
          </w:rPr>
          <w:delText>}</w:delText>
        </w:r>
      </w:del>
    </w:p>
    <w:p w14:paraId="1AC8D649" w14:textId="6D8C68C6" w:rsidR="00113A77" w:rsidRDefault="00113A77" w:rsidP="00711C72">
      <w:pPr>
        <w:pStyle w:val="HTMLPreformatted"/>
        <w:shd w:val="clear" w:color="auto" w:fill="FFFFFF"/>
        <w:rPr>
          <w:del w:id="63" w:author="Abdelkarim Erradi" w:date="2023-11-12T20:35:00Z"/>
          <w:rFonts w:ascii="Menlo" w:hAnsi="Menlo" w:cs="Menlo"/>
          <w:color w:val="000000"/>
          <w:sz w:val="18"/>
          <w:szCs w:val="18"/>
        </w:rPr>
      </w:pPr>
      <w:bookmarkStart w:id="64" w:name="OLE_LINK39"/>
      <w:bookmarkStart w:id="65" w:name="OLE_LINK40"/>
      <w:bookmarkEnd w:id="31"/>
      <w:bookmarkEnd w:id="32"/>
    </w:p>
    <w:p w14:paraId="4BCB1CFF" w14:textId="3EFC576F" w:rsidR="006F3A2C" w:rsidRDefault="006F3A2C" w:rsidP="00711C72">
      <w:pPr>
        <w:pStyle w:val="HTMLPreformatted"/>
        <w:shd w:val="clear" w:color="auto" w:fill="FFFFFF"/>
        <w:ind w:left="720"/>
        <w:rPr>
          <w:ins w:id="66" w:author="Abdelkarim Erradi" w:date="2023-11-12T20:35:00Z"/>
          <w:color w:val="080808"/>
        </w:rPr>
      </w:pPr>
      <w:del w:id="67" w:author="Abdelkarim Erradi" w:date="2023-11-12T20:35:00Z">
        <w:r>
          <w:rPr>
            <w:i/>
            <w:iCs/>
            <w:color w:val="8C8C8C"/>
          </w:rPr>
          <w:delText>// Room</w:delText>
        </w:r>
        <w:r>
          <w:rPr>
            <w:i/>
            <w:iCs/>
            <w:color w:val="8C8C8C"/>
          </w:rPr>
          <w:br/>
        </w:r>
      </w:del>
      <w:r>
        <w:rPr>
          <w:color w:val="0033B3"/>
        </w:rPr>
        <w:t xml:space="preserve">val </w:t>
      </w:r>
      <w:r>
        <w:rPr>
          <w:color w:val="000000"/>
        </w:rPr>
        <w:t xml:space="preserve">roomVersion </w:t>
      </w:r>
      <w:r>
        <w:rPr>
          <w:color w:val="080808"/>
        </w:rPr>
        <w:t xml:space="preserve">= </w:t>
      </w:r>
      <w:r>
        <w:rPr>
          <w:color w:val="067D17"/>
        </w:rPr>
        <w:t>"2.6.0"</w:t>
      </w:r>
      <w:r>
        <w:rPr>
          <w:color w:val="067D17"/>
        </w:rPr>
        <w:br/>
      </w:r>
      <w:r>
        <w:rPr>
          <w:i/>
          <w:iCs/>
          <w:color w:val="00627A"/>
        </w:rPr>
        <w:t>implementation</w:t>
      </w:r>
      <w:r>
        <w:rPr>
          <w:color w:val="080808"/>
        </w:rPr>
        <w:t>(</w:t>
      </w:r>
      <w:r>
        <w:rPr>
          <w:color w:val="067D17"/>
        </w:rPr>
        <w:t>"androidx.room:room-runtime:</w:t>
      </w:r>
      <w:r>
        <w:rPr>
          <w:color w:val="0037A6"/>
        </w:rPr>
        <w:t>$</w:t>
      </w:r>
      <w:r>
        <w:rPr>
          <w:color w:val="000000"/>
        </w:rPr>
        <w:t>roomVersion</w:t>
      </w:r>
      <w:r>
        <w:rPr>
          <w:color w:val="067D17"/>
        </w:rPr>
        <w:t>"</w:t>
      </w:r>
      <w:r>
        <w:rPr>
          <w:color w:val="080808"/>
        </w:rPr>
        <w:t>)</w:t>
      </w:r>
      <w:r>
        <w:rPr>
          <w:color w:val="080808"/>
        </w:rPr>
        <w:br/>
      </w:r>
      <w:r>
        <w:rPr>
          <w:i/>
          <w:iCs/>
          <w:color w:val="00627A"/>
        </w:rPr>
        <w:t>annotationProcessor</w:t>
      </w:r>
      <w:r>
        <w:rPr>
          <w:color w:val="080808"/>
        </w:rPr>
        <w:t>(</w:t>
      </w:r>
      <w:r>
        <w:rPr>
          <w:color w:val="067D17"/>
        </w:rPr>
        <w:t>"androidx.room:room-compiler:</w:t>
      </w:r>
      <w:r>
        <w:rPr>
          <w:color w:val="0037A6"/>
        </w:rPr>
        <w:t>$</w:t>
      </w:r>
      <w:r>
        <w:rPr>
          <w:color w:val="000000"/>
        </w:rPr>
        <w:t>roomVersion</w:t>
      </w:r>
      <w:r>
        <w:rPr>
          <w:color w:val="067D17"/>
        </w:rPr>
        <w:t>"</w:t>
      </w:r>
      <w:r>
        <w:rPr>
          <w:color w:val="080808"/>
        </w:rPr>
        <w:t>)</w:t>
      </w:r>
      <w:r>
        <w:rPr>
          <w:color w:val="080808"/>
        </w:rPr>
        <w:br/>
      </w:r>
      <w:r>
        <w:rPr>
          <w:i/>
          <w:iCs/>
          <w:color w:val="8C8C8C"/>
        </w:rPr>
        <w:t>// Kotlin Symbol Processing (KSP) - for processing annotations</w:t>
      </w:r>
      <w:r>
        <w:rPr>
          <w:i/>
          <w:iCs/>
          <w:color w:val="8C8C8C"/>
        </w:rPr>
        <w:br/>
      </w:r>
      <w:r>
        <w:rPr>
          <w:i/>
          <w:iCs/>
          <w:color w:val="00627A"/>
        </w:rPr>
        <w:t>ksp</w:t>
      </w:r>
      <w:r>
        <w:rPr>
          <w:color w:val="080808"/>
        </w:rPr>
        <w:t>(</w:t>
      </w:r>
      <w:r>
        <w:rPr>
          <w:color w:val="067D17"/>
        </w:rPr>
        <w:t>"androidx.room:room-compiler:</w:t>
      </w:r>
      <w:r>
        <w:rPr>
          <w:color w:val="0037A6"/>
        </w:rPr>
        <w:t>$</w:t>
      </w:r>
      <w:r>
        <w:rPr>
          <w:color w:val="000000"/>
        </w:rPr>
        <w:t>roomVersion</w:t>
      </w:r>
      <w:r>
        <w:rPr>
          <w:color w:val="067D17"/>
        </w:rPr>
        <w:t>"</w:t>
      </w:r>
      <w:r>
        <w:rPr>
          <w:color w:val="080808"/>
        </w:rPr>
        <w:t>)</w:t>
      </w:r>
      <w:r>
        <w:rPr>
          <w:color w:val="080808"/>
        </w:rPr>
        <w:br/>
      </w:r>
      <w:r>
        <w:rPr>
          <w:i/>
          <w:iCs/>
          <w:color w:val="8C8C8C"/>
        </w:rPr>
        <w:t>// Kotlin Extensions and Coroutines support for Room</w:t>
      </w:r>
      <w:r>
        <w:rPr>
          <w:i/>
          <w:iCs/>
          <w:color w:val="8C8C8C"/>
        </w:rPr>
        <w:br/>
      </w:r>
      <w:r>
        <w:rPr>
          <w:i/>
          <w:iCs/>
          <w:color w:val="00627A"/>
        </w:rPr>
        <w:t>implementation</w:t>
      </w:r>
      <w:r>
        <w:rPr>
          <w:color w:val="080808"/>
        </w:rPr>
        <w:t>(</w:t>
      </w:r>
      <w:r>
        <w:rPr>
          <w:color w:val="067D17"/>
        </w:rPr>
        <w:t>"androidx.room:room-ktx:</w:t>
      </w:r>
      <w:r>
        <w:rPr>
          <w:color w:val="0037A6"/>
        </w:rPr>
        <w:t>$</w:t>
      </w:r>
      <w:r>
        <w:rPr>
          <w:color w:val="000000"/>
        </w:rPr>
        <w:t>roomVersion</w:t>
      </w:r>
      <w:r>
        <w:rPr>
          <w:color w:val="067D17"/>
        </w:rPr>
        <w:t>"</w:t>
      </w:r>
      <w:r>
        <w:rPr>
          <w:color w:val="080808"/>
        </w:rPr>
        <w:t>)</w:t>
      </w:r>
      <w:r>
        <w:rPr>
          <w:color w:val="080808"/>
        </w:rPr>
        <w:br/>
      </w:r>
      <w:r>
        <w:rPr>
          <w:color w:val="080808"/>
        </w:rPr>
        <w:br/>
      </w:r>
      <w:r>
        <w:rPr>
          <w:i/>
          <w:iCs/>
          <w:color w:val="8C8C8C"/>
        </w:rPr>
        <w:t>// Kotlin Datetime</w:t>
      </w:r>
      <w:r>
        <w:rPr>
          <w:i/>
          <w:iCs/>
          <w:color w:val="8C8C8C"/>
        </w:rPr>
        <w:br/>
      </w:r>
      <w:r>
        <w:rPr>
          <w:i/>
          <w:iCs/>
          <w:color w:val="00627A"/>
        </w:rPr>
        <w:t>implementation</w:t>
      </w:r>
      <w:r>
        <w:rPr>
          <w:color w:val="080808"/>
        </w:rPr>
        <w:t>(</w:t>
      </w:r>
      <w:r>
        <w:rPr>
          <w:color w:val="067D17"/>
        </w:rPr>
        <w:t>"org.jetbrains.kotlinx:kotlinx-datetime:0.4.1"</w:t>
      </w:r>
      <w:r>
        <w:rPr>
          <w:color w:val="080808"/>
        </w:rPr>
        <w:t>)</w:t>
      </w:r>
      <w:r>
        <w:rPr>
          <w:color w:val="080808"/>
        </w:rPr>
        <w:br/>
      </w:r>
      <w:r>
        <w:rPr>
          <w:color w:val="080808"/>
        </w:rPr>
        <w:br/>
      </w:r>
      <w:r>
        <w:rPr>
          <w:i/>
          <w:iCs/>
          <w:color w:val="8C8C8C"/>
        </w:rPr>
        <w:t>// Required to be able to use collectAsStateWithLifecycle</w:t>
      </w:r>
      <w:r>
        <w:rPr>
          <w:i/>
          <w:iCs/>
          <w:color w:val="8C8C8C"/>
        </w:rPr>
        <w:br/>
      </w:r>
      <w:r>
        <w:rPr>
          <w:i/>
          <w:iCs/>
          <w:color w:val="00627A"/>
        </w:rPr>
        <w:t>implementation</w:t>
      </w:r>
      <w:r>
        <w:rPr>
          <w:color w:val="080808"/>
        </w:rPr>
        <w:t>(</w:t>
      </w:r>
      <w:r>
        <w:rPr>
          <w:color w:val="067D17"/>
        </w:rPr>
        <w:t>"androidx.lifecycle:lifecycle-runtime-compose:2.6.2"</w:t>
      </w:r>
      <w:r>
        <w:rPr>
          <w:color w:val="080808"/>
        </w:rPr>
        <w:t>)</w:t>
      </w:r>
    </w:p>
    <w:p w14:paraId="37EDC630" w14:textId="77777777" w:rsidR="007733E7" w:rsidRDefault="007733E7" w:rsidP="00711C72">
      <w:pPr>
        <w:pStyle w:val="HTMLPreformatted"/>
        <w:shd w:val="clear" w:color="auto" w:fill="FFFFFF"/>
        <w:ind w:left="720"/>
        <w:rPr>
          <w:color w:val="080808"/>
        </w:rPr>
      </w:pPr>
    </w:p>
    <w:p w14:paraId="38FABE44" w14:textId="5473AF47" w:rsidR="00647545" w:rsidRDefault="00647545" w:rsidP="00304243">
      <w:pPr>
        <w:contextualSpacing/>
        <w:jc w:val="both"/>
        <w:rPr>
          <w:rFonts w:ascii="Garamond" w:hAnsi="Garamond" w:cs="Didot"/>
          <w:b/>
          <w:bCs/>
          <w:sz w:val="30"/>
          <w:szCs w:val="30"/>
          <w:u w:val="single"/>
        </w:rPr>
      </w:pPr>
      <w:bookmarkStart w:id="68" w:name="OLE_LINK71"/>
      <w:bookmarkStart w:id="69" w:name="OLE_LINK72"/>
      <w:bookmarkStart w:id="70" w:name="OLE_LINK81"/>
      <w:r>
        <w:rPr>
          <w:rFonts w:ascii="Garamond" w:hAnsi="Garamond" w:cs="Didot"/>
          <w:b/>
          <w:bCs/>
          <w:sz w:val="30"/>
          <w:szCs w:val="30"/>
          <w:u w:val="single"/>
        </w:rPr>
        <w:t xml:space="preserve">PART A: Implementing the Todo </w:t>
      </w:r>
      <w:r w:rsidR="00346A01">
        <w:rPr>
          <w:rFonts w:ascii="Garamond" w:hAnsi="Garamond" w:cs="Didot"/>
          <w:b/>
          <w:bCs/>
          <w:sz w:val="30"/>
          <w:szCs w:val="30"/>
          <w:u w:val="single"/>
        </w:rPr>
        <w:t>App</w:t>
      </w:r>
    </w:p>
    <w:p w14:paraId="3CA61C63" w14:textId="77777777" w:rsidR="00647545" w:rsidRDefault="00647545" w:rsidP="00304243">
      <w:pPr>
        <w:contextualSpacing/>
        <w:jc w:val="both"/>
        <w:rPr>
          <w:rFonts w:ascii="Garamond" w:hAnsi="Garamond" w:cs="Didot"/>
        </w:rPr>
      </w:pPr>
      <w:r>
        <w:rPr>
          <w:rFonts w:ascii="Garamond" w:hAnsi="Garamond" w:cs="Didot"/>
          <w:b/>
          <w:bCs/>
          <w:sz w:val="30"/>
          <w:szCs w:val="30"/>
          <w:u w:val="single"/>
        </w:rPr>
        <w:softHyphen/>
      </w:r>
      <w:r>
        <w:rPr>
          <w:rFonts w:ascii="Garamond" w:hAnsi="Garamond" w:cs="Didot"/>
          <w:b/>
          <w:bCs/>
          <w:sz w:val="30"/>
          <w:szCs w:val="30"/>
          <w:u w:val="single"/>
        </w:rPr>
        <w:softHyphen/>
      </w:r>
      <w:r>
        <w:rPr>
          <w:rFonts w:ascii="Garamond" w:hAnsi="Garamond" w:cs="Didot"/>
          <w:b/>
          <w:bCs/>
          <w:sz w:val="30"/>
          <w:szCs w:val="30"/>
          <w:u w:val="single"/>
        </w:rPr>
        <w:softHyphen/>
      </w:r>
    </w:p>
    <w:p w14:paraId="15D5998C" w14:textId="40A33C37" w:rsidR="00647545" w:rsidRDefault="00842628" w:rsidP="00304243">
      <w:pPr>
        <w:contextualSpacing/>
        <w:jc w:val="both"/>
        <w:rPr>
          <w:rFonts w:ascii="Garamond" w:hAnsi="Garamond" w:cs="Didot"/>
        </w:rPr>
      </w:pPr>
      <w:r>
        <w:rPr>
          <w:rFonts w:ascii="Garamond" w:hAnsi="Garamond" w:cs="Didot"/>
          <w:b/>
          <w:bCs/>
          <w:noProof/>
          <w:sz w:val="30"/>
          <w:szCs w:val="30"/>
          <w:u w:val="single"/>
        </w:rPr>
        <w:drawing>
          <wp:anchor distT="0" distB="0" distL="114300" distR="114300" simplePos="0" relativeHeight="251658244" behindDoc="0" locked="0" layoutInCell="1" allowOverlap="1" wp14:anchorId="1708D950" wp14:editId="1AB071C6">
            <wp:simplePos x="0" y="0"/>
            <wp:positionH relativeFrom="column">
              <wp:posOffset>4525010</wp:posOffset>
            </wp:positionH>
            <wp:positionV relativeFrom="paragraph">
              <wp:posOffset>709295</wp:posOffset>
            </wp:positionV>
            <wp:extent cx="1280160" cy="2276475"/>
            <wp:effectExtent l="0" t="0" r="2540" b="0"/>
            <wp:wrapSquare wrapText="bothSides"/>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0160" cy="22764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Didot"/>
        </w:rPr>
        <w:t>Implement a</w:t>
      </w:r>
      <w:r w:rsidR="00647545">
        <w:rPr>
          <w:rFonts w:ascii="Garamond" w:hAnsi="Garamond" w:cs="Didot"/>
        </w:rPr>
        <w:t xml:space="preserve"> </w:t>
      </w:r>
      <w:r>
        <w:rPr>
          <w:rFonts w:ascii="Garamond" w:hAnsi="Garamond" w:cs="Didot"/>
        </w:rPr>
        <w:t xml:space="preserve">Todo </w:t>
      </w:r>
      <w:r w:rsidR="00346A01">
        <w:rPr>
          <w:rFonts w:ascii="Garamond" w:hAnsi="Garamond" w:cs="Didot"/>
        </w:rPr>
        <w:t>app</w:t>
      </w:r>
      <w:r w:rsidR="00647545">
        <w:rPr>
          <w:rFonts w:ascii="Garamond" w:hAnsi="Garamond" w:cs="Didot"/>
        </w:rPr>
        <w:t xml:space="preserve"> </w:t>
      </w:r>
      <w:r>
        <w:rPr>
          <w:rFonts w:ascii="Garamond" w:hAnsi="Garamond" w:cs="Didot"/>
        </w:rPr>
        <w:t>to</w:t>
      </w:r>
      <w:r w:rsidR="00647545">
        <w:rPr>
          <w:rFonts w:ascii="Garamond" w:hAnsi="Garamond" w:cs="Didot"/>
        </w:rPr>
        <w:t xml:space="preserve"> allows users to </w:t>
      </w:r>
      <w:r>
        <w:rPr>
          <w:rFonts w:ascii="Garamond" w:hAnsi="Garamond" w:cs="Didot"/>
        </w:rPr>
        <w:t xml:space="preserve">track todo tasks per </w:t>
      </w:r>
      <w:r w:rsidR="00647545">
        <w:rPr>
          <w:rFonts w:ascii="Garamond" w:hAnsi="Garamond" w:cs="Didot"/>
        </w:rPr>
        <w:t xml:space="preserve">projects. </w:t>
      </w:r>
      <w:r>
        <w:rPr>
          <w:rFonts w:ascii="Garamond" w:hAnsi="Garamond" w:cs="Didot"/>
        </w:rPr>
        <w:t xml:space="preserve">The user can add a project and </w:t>
      </w:r>
      <w:r w:rsidR="008E494A">
        <w:rPr>
          <w:rFonts w:ascii="Garamond" w:hAnsi="Garamond" w:cs="Didot"/>
        </w:rPr>
        <w:t>subtasks</w:t>
      </w:r>
      <w:r>
        <w:rPr>
          <w:rFonts w:ascii="Garamond" w:hAnsi="Garamond" w:cs="Didot"/>
        </w:rPr>
        <w:t xml:space="preserve"> under each project</w:t>
      </w:r>
      <w:r w:rsidR="00647545">
        <w:rPr>
          <w:rFonts w:ascii="Garamond" w:hAnsi="Garamond" w:cs="Didot"/>
        </w:rPr>
        <w:t xml:space="preserve">. The user </w:t>
      </w:r>
      <w:del w:id="71" w:author="Abdelkarim Erradi" w:date="2023-11-12T20:36:00Z">
        <w:r w:rsidR="00647545">
          <w:rPr>
            <w:rFonts w:ascii="Garamond" w:hAnsi="Garamond" w:cs="Didot"/>
          </w:rPr>
          <w:delText>also can</w:delText>
        </w:r>
      </w:del>
      <w:ins w:id="72" w:author="Abdelkarim Erradi" w:date="2023-11-12T20:36:00Z">
        <w:r w:rsidR="007474D4">
          <w:rPr>
            <w:rFonts w:ascii="Garamond" w:hAnsi="Garamond" w:cs="Didot"/>
          </w:rPr>
          <w:t>can also</w:t>
        </w:r>
      </w:ins>
      <w:r w:rsidR="00647545">
        <w:rPr>
          <w:rFonts w:ascii="Garamond" w:hAnsi="Garamond" w:cs="Didot"/>
        </w:rPr>
        <w:t xml:space="preserve"> update and delete both projects </w:t>
      </w:r>
      <w:r>
        <w:rPr>
          <w:rFonts w:ascii="Garamond" w:hAnsi="Garamond" w:cs="Didot"/>
        </w:rPr>
        <w:t>and</w:t>
      </w:r>
      <w:r w:rsidR="00647545">
        <w:rPr>
          <w:rFonts w:ascii="Garamond" w:hAnsi="Garamond" w:cs="Didot"/>
        </w:rPr>
        <w:t xml:space="preserve"> todos. If the user deletes a </w:t>
      </w:r>
      <w:r>
        <w:rPr>
          <w:rFonts w:ascii="Garamond" w:hAnsi="Garamond" w:cs="Didot"/>
        </w:rPr>
        <w:t>project,</w:t>
      </w:r>
      <w:r w:rsidR="00647545">
        <w:rPr>
          <w:rFonts w:ascii="Garamond" w:hAnsi="Garamond" w:cs="Didot"/>
        </w:rPr>
        <w:t xml:space="preserve"> then all </w:t>
      </w:r>
      <w:r>
        <w:rPr>
          <w:rFonts w:ascii="Garamond" w:hAnsi="Garamond" w:cs="Didot"/>
        </w:rPr>
        <w:t>associated</w:t>
      </w:r>
      <w:r w:rsidR="00647545">
        <w:rPr>
          <w:rFonts w:ascii="Garamond" w:hAnsi="Garamond" w:cs="Didot"/>
        </w:rPr>
        <w:t xml:space="preserve"> todos </w:t>
      </w:r>
      <w:r w:rsidR="003D170A">
        <w:rPr>
          <w:rFonts w:ascii="Garamond" w:hAnsi="Garamond" w:cs="Didot"/>
        </w:rPr>
        <w:t>should</w:t>
      </w:r>
      <w:r w:rsidR="00647545">
        <w:rPr>
          <w:rFonts w:ascii="Garamond" w:hAnsi="Garamond" w:cs="Didot"/>
        </w:rPr>
        <w:t xml:space="preserve"> also be deleted.</w:t>
      </w:r>
    </w:p>
    <w:p w14:paraId="77612CAB" w14:textId="1ABF88E9" w:rsidR="00647545" w:rsidRDefault="00842628" w:rsidP="00304243">
      <w:pPr>
        <w:contextualSpacing/>
        <w:jc w:val="both"/>
        <w:rPr>
          <w:rFonts w:ascii="Garamond" w:hAnsi="Garamond" w:cs="Didot"/>
          <w:b/>
          <w:bCs/>
          <w:sz w:val="30"/>
          <w:szCs w:val="30"/>
          <w:u w:val="single"/>
        </w:rPr>
      </w:pPr>
      <w:r>
        <w:rPr>
          <w:noProof/>
        </w:rPr>
        <w:lastRenderedPageBreak/>
        <w:drawing>
          <wp:anchor distT="0" distB="0" distL="114300" distR="114300" simplePos="0" relativeHeight="251658245" behindDoc="0" locked="0" layoutInCell="1" allowOverlap="1" wp14:anchorId="0594248E" wp14:editId="7E096EBA">
            <wp:simplePos x="0" y="0"/>
            <wp:positionH relativeFrom="column">
              <wp:posOffset>4595495</wp:posOffset>
            </wp:positionH>
            <wp:positionV relativeFrom="paragraph">
              <wp:posOffset>2633345</wp:posOffset>
            </wp:positionV>
            <wp:extent cx="1280160" cy="2276475"/>
            <wp:effectExtent l="0" t="0" r="254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0160" cy="22764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Didot"/>
          <w:b/>
          <w:bCs/>
          <w:noProof/>
          <w:sz w:val="30"/>
          <w:szCs w:val="30"/>
          <w:u w:val="single"/>
        </w:rPr>
        <w:drawing>
          <wp:anchor distT="0" distB="0" distL="114300" distR="114300" simplePos="0" relativeHeight="251658247" behindDoc="0" locked="0" layoutInCell="1" allowOverlap="1" wp14:anchorId="439D1709" wp14:editId="04624538">
            <wp:simplePos x="0" y="0"/>
            <wp:positionH relativeFrom="column">
              <wp:posOffset>2960370</wp:posOffset>
            </wp:positionH>
            <wp:positionV relativeFrom="paragraph">
              <wp:posOffset>2661920</wp:posOffset>
            </wp:positionV>
            <wp:extent cx="1280160" cy="2276475"/>
            <wp:effectExtent l="0" t="0" r="2540" b="0"/>
            <wp:wrapSquare wrapText="bothSides"/>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0160" cy="2276475"/>
                    </a:xfrm>
                    <a:prstGeom prst="rect">
                      <a:avLst/>
                    </a:prstGeom>
                  </pic:spPr>
                </pic:pic>
              </a:graphicData>
            </a:graphic>
            <wp14:sizeRelH relativeFrom="page">
              <wp14:pctWidth>0</wp14:pctWidth>
            </wp14:sizeRelH>
            <wp14:sizeRelV relativeFrom="page">
              <wp14:pctHeight>0</wp14:pctHeight>
            </wp14:sizeRelV>
          </wp:anchor>
        </w:drawing>
      </w:r>
      <w:r w:rsidR="00320149">
        <w:rPr>
          <w:rFonts w:ascii="Garamond" w:hAnsi="Garamond" w:cs="Didot"/>
          <w:b/>
          <w:bCs/>
          <w:noProof/>
          <w:sz w:val="30"/>
          <w:szCs w:val="30"/>
          <w:u w:val="single"/>
        </w:rPr>
        <w:drawing>
          <wp:anchor distT="0" distB="0" distL="114300" distR="114300" simplePos="0" relativeHeight="251658240" behindDoc="0" locked="0" layoutInCell="1" allowOverlap="1" wp14:anchorId="622D1E76" wp14:editId="1A5ECEB3">
            <wp:simplePos x="0" y="0"/>
            <wp:positionH relativeFrom="column">
              <wp:posOffset>3103136</wp:posOffset>
            </wp:positionH>
            <wp:positionV relativeFrom="paragraph">
              <wp:posOffset>152838</wp:posOffset>
            </wp:positionV>
            <wp:extent cx="1280795" cy="2276475"/>
            <wp:effectExtent l="0" t="0" r="1905"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0795" cy="2276475"/>
                    </a:xfrm>
                    <a:prstGeom prst="rect">
                      <a:avLst/>
                    </a:prstGeom>
                  </pic:spPr>
                </pic:pic>
              </a:graphicData>
            </a:graphic>
            <wp14:sizeRelH relativeFrom="page">
              <wp14:pctWidth>0</wp14:pctWidth>
            </wp14:sizeRelH>
            <wp14:sizeRelV relativeFrom="page">
              <wp14:pctHeight>0</wp14:pctHeight>
            </wp14:sizeRelV>
          </wp:anchor>
        </w:drawing>
      </w:r>
      <w:r w:rsidR="00320149">
        <w:rPr>
          <w:rFonts w:ascii="Garamond" w:hAnsi="Garamond" w:cs="Didot"/>
          <w:b/>
          <w:bCs/>
          <w:noProof/>
          <w:sz w:val="30"/>
          <w:szCs w:val="30"/>
          <w:u w:val="single"/>
        </w:rPr>
        <w:drawing>
          <wp:anchor distT="0" distB="0" distL="114300" distR="114300" simplePos="0" relativeHeight="251658242" behindDoc="0" locked="0" layoutInCell="1" allowOverlap="1" wp14:anchorId="6CC5D390" wp14:editId="3D891425">
            <wp:simplePos x="0" y="0"/>
            <wp:positionH relativeFrom="column">
              <wp:posOffset>1573224</wp:posOffset>
            </wp:positionH>
            <wp:positionV relativeFrom="paragraph">
              <wp:posOffset>176552</wp:posOffset>
            </wp:positionV>
            <wp:extent cx="1280160" cy="2276475"/>
            <wp:effectExtent l="0" t="0" r="2540" b="0"/>
            <wp:wrapSquare wrapText="bothSides"/>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0160" cy="2276475"/>
                    </a:xfrm>
                    <a:prstGeom prst="rect">
                      <a:avLst/>
                    </a:prstGeom>
                  </pic:spPr>
                </pic:pic>
              </a:graphicData>
            </a:graphic>
            <wp14:sizeRelH relativeFrom="page">
              <wp14:pctWidth>0</wp14:pctWidth>
            </wp14:sizeRelH>
            <wp14:sizeRelV relativeFrom="page">
              <wp14:pctHeight>0</wp14:pctHeight>
            </wp14:sizeRelV>
          </wp:anchor>
        </w:drawing>
      </w:r>
      <w:r w:rsidR="00320149">
        <w:rPr>
          <w:rFonts w:ascii="Garamond" w:hAnsi="Garamond" w:cs="Didot"/>
          <w:b/>
          <w:bCs/>
          <w:noProof/>
          <w:sz w:val="30"/>
          <w:szCs w:val="30"/>
          <w:u w:val="single"/>
        </w:rPr>
        <w:drawing>
          <wp:anchor distT="0" distB="0" distL="114300" distR="114300" simplePos="0" relativeHeight="251658243" behindDoc="0" locked="0" layoutInCell="1" allowOverlap="1" wp14:anchorId="4E4D8FF7" wp14:editId="4ED69F77">
            <wp:simplePos x="0" y="0"/>
            <wp:positionH relativeFrom="column">
              <wp:posOffset>74208</wp:posOffset>
            </wp:positionH>
            <wp:positionV relativeFrom="paragraph">
              <wp:posOffset>154788</wp:posOffset>
            </wp:positionV>
            <wp:extent cx="1280732" cy="2276856"/>
            <wp:effectExtent l="0" t="0" r="254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0732" cy="2276856"/>
                    </a:xfrm>
                    <a:prstGeom prst="rect">
                      <a:avLst/>
                    </a:prstGeom>
                  </pic:spPr>
                </pic:pic>
              </a:graphicData>
            </a:graphic>
            <wp14:sizeRelH relativeFrom="page">
              <wp14:pctWidth>0</wp14:pctWidth>
            </wp14:sizeRelH>
            <wp14:sizeRelV relativeFrom="page">
              <wp14:pctHeight>0</wp14:pctHeight>
            </wp14:sizeRelV>
          </wp:anchor>
        </w:drawing>
      </w:r>
    </w:p>
    <w:p w14:paraId="77970096" w14:textId="51ED616E" w:rsidR="00647545" w:rsidRDefault="00842628" w:rsidP="00304243">
      <w:pPr>
        <w:contextualSpacing/>
        <w:jc w:val="both"/>
        <w:rPr>
          <w:rFonts w:ascii="Garamond" w:hAnsi="Garamond" w:cs="Didot"/>
          <w:b/>
          <w:bCs/>
          <w:sz w:val="30"/>
          <w:szCs w:val="30"/>
          <w:u w:val="single"/>
        </w:rPr>
      </w:pPr>
      <w:r>
        <w:rPr>
          <w:rFonts w:ascii="Garamond" w:hAnsi="Garamond" w:cs="Didot"/>
          <w:b/>
          <w:bCs/>
          <w:noProof/>
          <w:sz w:val="30"/>
          <w:szCs w:val="30"/>
          <w:u w:val="single"/>
        </w:rPr>
        <w:drawing>
          <wp:anchor distT="0" distB="0" distL="114300" distR="114300" simplePos="0" relativeHeight="251658246" behindDoc="0" locked="0" layoutInCell="1" allowOverlap="1" wp14:anchorId="177345E3" wp14:editId="4AE9BF72">
            <wp:simplePos x="0" y="0"/>
            <wp:positionH relativeFrom="column">
              <wp:posOffset>1513205</wp:posOffset>
            </wp:positionH>
            <wp:positionV relativeFrom="paragraph">
              <wp:posOffset>2540</wp:posOffset>
            </wp:positionV>
            <wp:extent cx="1280160" cy="2276475"/>
            <wp:effectExtent l="0" t="0" r="2540" b="0"/>
            <wp:wrapSquare wrapText="bothSides"/>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0160" cy="227647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Didot"/>
          <w:b/>
          <w:bCs/>
          <w:noProof/>
          <w:sz w:val="30"/>
          <w:szCs w:val="30"/>
          <w:u w:val="single"/>
        </w:rPr>
        <w:drawing>
          <wp:anchor distT="0" distB="0" distL="114300" distR="114300" simplePos="0" relativeHeight="251658241" behindDoc="0" locked="0" layoutInCell="1" allowOverlap="1" wp14:anchorId="1F1ADC29" wp14:editId="422C6E1D">
            <wp:simplePos x="0" y="0"/>
            <wp:positionH relativeFrom="column">
              <wp:posOffset>54610</wp:posOffset>
            </wp:positionH>
            <wp:positionV relativeFrom="paragraph">
              <wp:posOffset>28575</wp:posOffset>
            </wp:positionV>
            <wp:extent cx="1280160" cy="2276475"/>
            <wp:effectExtent l="0" t="0" r="2540" b="0"/>
            <wp:wrapSquare wrapText="bothSides"/>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0160" cy="2276475"/>
                    </a:xfrm>
                    <a:prstGeom prst="rect">
                      <a:avLst/>
                    </a:prstGeom>
                  </pic:spPr>
                </pic:pic>
              </a:graphicData>
            </a:graphic>
            <wp14:sizeRelH relativeFrom="page">
              <wp14:pctWidth>0</wp14:pctWidth>
            </wp14:sizeRelH>
            <wp14:sizeRelV relativeFrom="page">
              <wp14:pctHeight>0</wp14:pctHeight>
            </wp14:sizeRelV>
          </wp:anchor>
        </w:drawing>
      </w:r>
    </w:p>
    <w:p w14:paraId="2ADC252F" w14:textId="1713FF38" w:rsidR="008C5E95" w:rsidRPr="008C5E95" w:rsidRDefault="008C5E95">
      <w:pPr>
        <w:jc w:val="center"/>
        <w:rPr>
          <w:ins w:id="73" w:author="Abdelkarim Erradi" w:date="2023-11-12T20:37:00Z"/>
          <w:rFonts w:ascii="Garamond" w:hAnsi="Garamond"/>
          <w:rPrChange w:id="74" w:author="Abdelkarim Erradi" w:date="2023-11-12T20:37:00Z">
            <w:rPr>
              <w:ins w:id="75" w:author="Abdelkarim Erradi" w:date="2023-11-12T20:37:00Z"/>
              <w:rFonts w:ascii="Garamond" w:hAnsi="Garamond" w:cs="Didot"/>
              <w:b/>
              <w:bCs/>
              <w:sz w:val="30"/>
              <w:szCs w:val="30"/>
              <w:u w:val="single"/>
            </w:rPr>
          </w:rPrChange>
        </w:rPr>
        <w:pPrChange w:id="76" w:author="Abdelkarim Erradi" w:date="2023-11-12T20:37:00Z">
          <w:pPr>
            <w:contextualSpacing/>
            <w:jc w:val="both"/>
          </w:pPr>
        </w:pPrChange>
      </w:pPr>
      <w:commentRangeStart w:id="77"/>
      <w:ins w:id="78" w:author="Abdelkarim Erradi" w:date="2023-11-12T20:37:00Z">
        <w:r w:rsidRPr="008C5E95">
          <w:rPr>
            <w:rFonts w:ascii="Garamond" w:hAnsi="Garamond"/>
            <w:rPrChange w:id="79" w:author="Abdelkarim Erradi" w:date="2023-11-12T20:37:00Z">
              <w:rPr>
                <w:rFonts w:ascii="Garamond" w:hAnsi="Garamond" w:cs="Didot"/>
                <w:b/>
                <w:bCs/>
                <w:sz w:val="30"/>
                <w:szCs w:val="30"/>
                <w:u w:val="single"/>
              </w:rPr>
            </w:rPrChange>
          </w:rPr>
          <w:t xml:space="preserve">Figure </w:t>
        </w:r>
      </w:ins>
      <w:ins w:id="80" w:author="Abdelkarim Erradi" w:date="2023-11-12T21:40:00Z">
        <w:r w:rsidR="00D74C3C">
          <w:rPr>
            <w:rFonts w:ascii="Garamond" w:hAnsi="Garamond"/>
          </w:rPr>
          <w:t>3</w:t>
        </w:r>
      </w:ins>
      <w:ins w:id="81" w:author="Abdelkarim Erradi" w:date="2023-11-12T20:37:00Z">
        <w:r w:rsidRPr="008C5E95">
          <w:rPr>
            <w:rFonts w:ascii="Garamond" w:hAnsi="Garamond"/>
            <w:rPrChange w:id="82" w:author="Abdelkarim Erradi" w:date="2023-11-12T20:37:00Z">
              <w:rPr>
                <w:rFonts w:ascii="Garamond" w:hAnsi="Garamond" w:cs="Didot"/>
                <w:b/>
                <w:bCs/>
                <w:sz w:val="30"/>
                <w:szCs w:val="30"/>
                <w:u w:val="single"/>
              </w:rPr>
            </w:rPrChange>
          </w:rPr>
          <w:t>: ToDo app UI design</w:t>
        </w:r>
      </w:ins>
      <w:commentRangeEnd w:id="77"/>
      <w:ins w:id="83" w:author="Abdelkarim Erradi" w:date="2023-11-12T21:41:00Z">
        <w:r w:rsidR="00D74C3C">
          <w:rPr>
            <w:rStyle w:val="CommentReference"/>
          </w:rPr>
          <w:commentReference w:id="77"/>
        </w:r>
      </w:ins>
    </w:p>
    <w:p w14:paraId="37F4A1FA" w14:textId="77777777" w:rsidR="008C5E95" w:rsidRDefault="008C5E95">
      <w:pPr>
        <w:rPr>
          <w:ins w:id="84" w:author="Abdelkarim Erradi" w:date="2023-11-12T20:37:00Z"/>
          <w:rFonts w:ascii="Garamond" w:hAnsi="Garamond" w:cs="Didot"/>
          <w:b/>
          <w:bCs/>
          <w:sz w:val="30"/>
          <w:szCs w:val="30"/>
          <w:u w:val="single"/>
        </w:rPr>
      </w:pPr>
      <w:ins w:id="85" w:author="Abdelkarim Erradi" w:date="2023-11-12T20:37:00Z">
        <w:r>
          <w:rPr>
            <w:rFonts w:ascii="Garamond" w:hAnsi="Garamond" w:cs="Didot"/>
            <w:b/>
            <w:bCs/>
            <w:sz w:val="30"/>
            <w:szCs w:val="30"/>
            <w:u w:val="single"/>
          </w:rPr>
          <w:br w:type="page"/>
        </w:r>
      </w:ins>
    </w:p>
    <w:p w14:paraId="189D90FB" w14:textId="038924E0" w:rsidR="00304243" w:rsidRPr="00577D03" w:rsidRDefault="00012F8B">
      <w:pPr>
        <w:pStyle w:val="ListParagraph"/>
        <w:numPr>
          <w:ilvl w:val="0"/>
          <w:numId w:val="21"/>
        </w:numPr>
        <w:spacing w:after="120"/>
        <w:ind w:left="714" w:hanging="357"/>
        <w:jc w:val="both"/>
        <w:rPr>
          <w:rFonts w:ascii="Garamond" w:hAnsi="Garamond" w:cs="Didot"/>
          <w:b/>
          <w:bCs/>
          <w:color w:val="2F5496" w:themeColor="accent1" w:themeShade="BF"/>
          <w:sz w:val="30"/>
          <w:szCs w:val="30"/>
          <w:rPrChange w:id="86" w:author="Abdelkarim Erradi" w:date="2023-11-12T23:05:00Z">
            <w:rPr>
              <w:rFonts w:ascii="Garamond" w:hAnsi="Garamond" w:cs="Didot"/>
              <w:b/>
              <w:bCs/>
              <w:sz w:val="30"/>
              <w:szCs w:val="30"/>
              <w:u w:val="single"/>
            </w:rPr>
          </w:rPrChange>
        </w:rPr>
        <w:pPrChange w:id="87" w:author="Abdelkarim Erradi" w:date="2023-11-12T23:05:00Z">
          <w:pPr>
            <w:contextualSpacing/>
            <w:jc w:val="both"/>
          </w:pPr>
        </w:pPrChange>
      </w:pPr>
      <w:del w:id="88" w:author="Abdelkarim Erradi" w:date="2023-11-12T20:36:00Z">
        <w:r w:rsidRPr="00577D03">
          <w:rPr>
            <w:rFonts w:ascii="Garamond" w:hAnsi="Garamond" w:cs="Didot"/>
            <w:b/>
            <w:bCs/>
            <w:color w:val="2F5496" w:themeColor="accent1" w:themeShade="BF"/>
            <w:sz w:val="30"/>
            <w:szCs w:val="30"/>
            <w:rPrChange w:id="89" w:author="Abdelkarim Erradi" w:date="2023-11-12T23:05:00Z">
              <w:rPr>
                <w:rFonts w:ascii="Garamond" w:hAnsi="Garamond" w:cs="Didot"/>
                <w:b/>
                <w:bCs/>
                <w:sz w:val="30"/>
                <w:szCs w:val="30"/>
                <w:u w:val="single"/>
              </w:rPr>
            </w:rPrChange>
          </w:rPr>
          <w:lastRenderedPageBreak/>
          <w:delText xml:space="preserve">Task </w:delText>
        </w:r>
        <w:r w:rsidR="00304243" w:rsidRPr="00577D03">
          <w:rPr>
            <w:rFonts w:ascii="Garamond" w:hAnsi="Garamond" w:cs="Didot"/>
            <w:b/>
            <w:bCs/>
            <w:color w:val="2F5496" w:themeColor="accent1" w:themeShade="BF"/>
            <w:sz w:val="30"/>
            <w:szCs w:val="30"/>
            <w:rPrChange w:id="90" w:author="Abdelkarim Erradi" w:date="2023-11-12T23:05:00Z">
              <w:rPr>
                <w:rFonts w:ascii="Garamond" w:hAnsi="Garamond" w:cs="Didot"/>
                <w:b/>
                <w:bCs/>
                <w:sz w:val="30"/>
                <w:szCs w:val="30"/>
                <w:u w:val="single"/>
              </w:rPr>
            </w:rPrChange>
          </w:rPr>
          <w:delText xml:space="preserve"> </w:delText>
        </w:r>
        <w:r w:rsidRPr="00577D03">
          <w:rPr>
            <w:rFonts w:ascii="Garamond" w:hAnsi="Garamond" w:cs="Didot"/>
            <w:b/>
            <w:bCs/>
            <w:color w:val="2F5496" w:themeColor="accent1" w:themeShade="BF"/>
            <w:sz w:val="30"/>
            <w:szCs w:val="30"/>
            <w:rPrChange w:id="91" w:author="Abdelkarim Erradi" w:date="2023-11-12T23:05:00Z">
              <w:rPr>
                <w:rFonts w:ascii="Garamond" w:hAnsi="Garamond" w:cs="Didot"/>
                <w:b/>
                <w:bCs/>
                <w:sz w:val="30"/>
                <w:szCs w:val="30"/>
                <w:u w:val="single"/>
              </w:rPr>
            </w:rPrChange>
          </w:rPr>
          <w:delText>1</w:delText>
        </w:r>
        <w:r w:rsidR="00304243" w:rsidRPr="00577D03">
          <w:rPr>
            <w:rFonts w:ascii="Garamond" w:hAnsi="Garamond" w:cs="Didot"/>
            <w:b/>
            <w:bCs/>
            <w:color w:val="2F5496" w:themeColor="accent1" w:themeShade="BF"/>
            <w:sz w:val="30"/>
            <w:szCs w:val="30"/>
            <w:rPrChange w:id="92" w:author="Abdelkarim Erradi" w:date="2023-11-12T23:05:00Z">
              <w:rPr>
                <w:rFonts w:ascii="Garamond" w:hAnsi="Garamond" w:cs="Didot"/>
                <w:b/>
                <w:bCs/>
                <w:sz w:val="30"/>
                <w:szCs w:val="30"/>
                <w:u w:val="single"/>
              </w:rPr>
            </w:rPrChange>
          </w:rPr>
          <w:delText xml:space="preserve">: </w:delText>
        </w:r>
        <w:r w:rsidR="0025247F" w:rsidRPr="00577D03">
          <w:rPr>
            <w:rFonts w:ascii="Garamond" w:hAnsi="Garamond" w:cs="Didot"/>
            <w:b/>
            <w:bCs/>
            <w:color w:val="2F5496" w:themeColor="accent1" w:themeShade="BF"/>
            <w:sz w:val="30"/>
            <w:szCs w:val="30"/>
            <w:rPrChange w:id="93" w:author="Abdelkarim Erradi" w:date="2023-11-12T23:05:00Z">
              <w:rPr>
                <w:rFonts w:ascii="Garamond" w:hAnsi="Garamond" w:cs="Didot"/>
                <w:b/>
                <w:bCs/>
                <w:sz w:val="30"/>
                <w:szCs w:val="30"/>
                <w:u w:val="single"/>
              </w:rPr>
            </w:rPrChange>
          </w:rPr>
          <w:delText xml:space="preserve">Creating </w:delText>
        </w:r>
      </w:del>
      <w:ins w:id="94" w:author="Abdelkarim Erradi" w:date="2023-11-12T20:36:00Z">
        <w:r w:rsidR="00EA2740" w:rsidRPr="00577D03">
          <w:rPr>
            <w:rFonts w:ascii="Garamond" w:hAnsi="Garamond" w:cs="Didot"/>
            <w:b/>
            <w:bCs/>
            <w:color w:val="2F5496" w:themeColor="accent1" w:themeShade="BF"/>
            <w:sz w:val="30"/>
            <w:szCs w:val="30"/>
            <w:rPrChange w:id="95" w:author="Abdelkarim Erradi" w:date="2023-11-12T20:47:00Z">
              <w:rPr/>
            </w:rPrChange>
          </w:rPr>
          <w:t xml:space="preserve">Create </w:t>
        </w:r>
      </w:ins>
      <w:r w:rsidR="0025247F" w:rsidRPr="00577D03">
        <w:rPr>
          <w:rFonts w:ascii="Garamond" w:hAnsi="Garamond" w:cs="Didot"/>
          <w:b/>
          <w:bCs/>
          <w:color w:val="2F5496" w:themeColor="accent1" w:themeShade="BF"/>
          <w:sz w:val="30"/>
          <w:szCs w:val="30"/>
          <w:rPrChange w:id="96" w:author="Abdelkarim Erradi" w:date="2023-11-12T23:05:00Z">
            <w:rPr>
              <w:rFonts w:ascii="Garamond" w:hAnsi="Garamond" w:cs="Didot"/>
              <w:b/>
              <w:bCs/>
              <w:sz w:val="30"/>
              <w:szCs w:val="30"/>
              <w:u w:val="single"/>
            </w:rPr>
          </w:rPrChange>
        </w:rPr>
        <w:t>the entities</w:t>
      </w:r>
    </w:p>
    <w:bookmarkEnd w:id="68"/>
    <w:bookmarkEnd w:id="69"/>
    <w:bookmarkEnd w:id="70"/>
    <w:p w14:paraId="1D9416FA" w14:textId="1EDE906E" w:rsidR="00A331BB" w:rsidRDefault="00A331BB" w:rsidP="00E505FF">
      <w:r>
        <w:fldChar w:fldCharType="begin"/>
      </w:r>
      <w:r>
        <w:instrText xml:space="preserve"> INCLUDEPICTURE "https://documents.lucid.app/documents/f626c63b-f565-40c9-bab9-50079f525951/pages/YGcM5DNywbTK?a=3506&amp;x=167&amp;y=3724&amp;w=708&amp;h=337&amp;store=1&amp;accept=image%2F*&amp;auth=LCA%2024d55cd3d035dce33645ffea7829b088c2c4fc63-ts%3D1603878313" \* MERGEFORMATINET </w:instrText>
      </w:r>
      <w:r>
        <w:fldChar w:fldCharType="separate"/>
      </w:r>
      <w:r>
        <w:rPr>
          <w:noProof/>
        </w:rPr>
        <w:drawing>
          <wp:inline distT="0" distB="0" distL="0" distR="0" wp14:anchorId="3EDB3A00" wp14:editId="19A30AB5">
            <wp:extent cx="3981450" cy="1681216"/>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6628" t="10438" r="4593" b="10569"/>
                    <a:stretch/>
                  </pic:blipFill>
                  <pic:spPr bwMode="auto">
                    <a:xfrm>
                      <a:off x="0" y="0"/>
                      <a:ext cx="3993204" cy="168617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B579B29" w14:textId="24A4872C" w:rsidR="00842628" w:rsidRDefault="00842628">
      <w:pPr>
        <w:spacing w:after="120"/>
        <w:pPrChange w:id="97" w:author="Abdelkarim Erradi" w:date="2023-11-12T23:05:00Z">
          <w:pPr/>
        </w:pPrChange>
      </w:pPr>
      <w:r>
        <w:rPr>
          <w:rFonts w:ascii="Garamond" w:hAnsi="Garamond"/>
        </w:rPr>
        <w:t xml:space="preserve">Figure </w:t>
      </w:r>
      <w:del w:id="98" w:author="Abdelkarim Erradi" w:date="2023-11-12T20:38:00Z">
        <w:r>
          <w:rPr>
            <w:rFonts w:ascii="Garamond" w:hAnsi="Garamond"/>
          </w:rPr>
          <w:delText>1</w:delText>
        </w:r>
      </w:del>
      <w:ins w:id="99" w:author="Abdelkarim Erradi" w:date="2023-11-12T21:41:00Z">
        <w:r w:rsidR="00D74C3C">
          <w:rPr>
            <w:rFonts w:ascii="Garamond" w:hAnsi="Garamond"/>
          </w:rPr>
          <w:t>4.</w:t>
        </w:r>
      </w:ins>
      <w:del w:id="100" w:author="Abdelkarim Erradi" w:date="2023-11-12T21:41:00Z">
        <w:r>
          <w:rPr>
            <w:rFonts w:ascii="Garamond" w:hAnsi="Garamond"/>
          </w:rPr>
          <w:delText>.</w:delText>
        </w:r>
      </w:del>
      <w:r>
        <w:rPr>
          <w:rFonts w:ascii="Garamond" w:hAnsi="Garamond"/>
        </w:rPr>
        <w:t xml:space="preserve"> Todo App Entity Relations (ER) diagram</w:t>
      </w:r>
    </w:p>
    <w:p w14:paraId="1BFED646" w14:textId="28236E0F" w:rsidR="00A331BB" w:rsidRPr="00E505FF" w:rsidRDefault="00E505FF" w:rsidP="00710184">
      <w:pPr>
        <w:pStyle w:val="ListParagraph"/>
        <w:numPr>
          <w:ilvl w:val="0"/>
          <w:numId w:val="8"/>
        </w:numPr>
        <w:contextualSpacing/>
        <w:jc w:val="both"/>
        <w:rPr>
          <w:rFonts w:ascii="Garamond" w:hAnsi="Garamond" w:cs="Didot"/>
          <w:b/>
          <w:bCs/>
          <w:sz w:val="30"/>
          <w:szCs w:val="30"/>
          <w:u w:val="single"/>
        </w:rPr>
      </w:pPr>
      <w:bookmarkStart w:id="101" w:name="OLE_LINK23"/>
      <w:bookmarkStart w:id="102" w:name="OLE_LINK24"/>
      <w:r>
        <w:rPr>
          <w:rFonts w:ascii="Garamond" w:hAnsi="Garamond"/>
        </w:rPr>
        <w:t xml:space="preserve">Open </w:t>
      </w:r>
      <w:bookmarkEnd w:id="101"/>
      <w:bookmarkEnd w:id="102"/>
      <w:r>
        <w:rPr>
          <w:rFonts w:ascii="Garamond" w:hAnsi="Garamond"/>
        </w:rPr>
        <w:t xml:space="preserve">the entity package </w:t>
      </w:r>
      <w:del w:id="103" w:author="Abdelkarim Erradi" w:date="2023-11-12T20:38:00Z">
        <w:r>
          <w:rPr>
            <w:rFonts w:ascii="Garamond" w:hAnsi="Garamond"/>
          </w:rPr>
          <w:delText xml:space="preserve">inside </w:delText>
        </w:r>
        <w:r w:rsidR="008E494A">
          <w:rPr>
            <w:rFonts w:ascii="Garamond" w:hAnsi="Garamond"/>
          </w:rPr>
          <w:delText xml:space="preserve">the </w:delText>
        </w:r>
        <w:r>
          <w:rPr>
            <w:rFonts w:ascii="Garamond" w:hAnsi="Garamond"/>
          </w:rPr>
          <w:delText>data/</w:delText>
        </w:r>
      </w:del>
      <w:r>
        <w:rPr>
          <w:rFonts w:ascii="Garamond" w:hAnsi="Garamond"/>
        </w:rPr>
        <w:t>entity and c</w:t>
      </w:r>
      <w:r w:rsidRPr="00E505FF">
        <w:rPr>
          <w:rFonts w:ascii="Garamond" w:hAnsi="Garamond"/>
        </w:rPr>
        <w:t>reate two data classes</w:t>
      </w:r>
      <w:del w:id="104" w:author="Abdelkarim Erradi" w:date="2023-11-12T20:38:00Z">
        <w:r>
          <w:rPr>
            <w:rFonts w:ascii="Garamond" w:hAnsi="Garamond"/>
          </w:rPr>
          <w:delText xml:space="preserve">. The classes should </w:delText>
        </w:r>
        <w:r w:rsidR="00842628">
          <w:rPr>
            <w:rFonts w:ascii="Garamond" w:hAnsi="Garamond"/>
          </w:rPr>
          <w:delText>have the properties</w:delText>
        </w:r>
      </w:del>
      <w:ins w:id="105" w:author="Abdelkarim Erradi" w:date="2023-11-12T20:38:00Z">
        <w:r w:rsidR="00842628">
          <w:rPr>
            <w:rFonts w:ascii="Garamond" w:hAnsi="Garamond"/>
          </w:rPr>
          <w:t xml:space="preserve"> </w:t>
        </w:r>
        <w:r w:rsidR="00D91C8B">
          <w:rPr>
            <w:rFonts w:ascii="Garamond" w:hAnsi="Garamond"/>
          </w:rPr>
          <w:t>as</w:t>
        </w:r>
      </w:ins>
      <w:r w:rsidR="00842628">
        <w:rPr>
          <w:rFonts w:ascii="Garamond" w:hAnsi="Garamond"/>
        </w:rPr>
        <w:t xml:space="preserve"> shown in the Entity Relations (ER) diagram </w:t>
      </w:r>
      <w:del w:id="106" w:author="Abdelkarim Erradi" w:date="2023-11-12T20:38:00Z">
        <w:r w:rsidR="00842628">
          <w:rPr>
            <w:rFonts w:ascii="Garamond" w:hAnsi="Garamond"/>
          </w:rPr>
          <w:delText>(see</w:delText>
        </w:r>
      </w:del>
      <w:ins w:id="107" w:author="Abdelkarim Erradi" w:date="2023-11-12T20:38:00Z">
        <w:r w:rsidR="00D91C8B">
          <w:rPr>
            <w:rFonts w:ascii="Garamond" w:hAnsi="Garamond"/>
          </w:rPr>
          <w:t xml:space="preserve">presented in </w:t>
        </w:r>
      </w:ins>
      <w:del w:id="108" w:author="Abdelkarim Erradi" w:date="2023-11-12T20:39:00Z">
        <w:r w:rsidR="00842628">
          <w:rPr>
            <w:rFonts w:ascii="Garamond" w:hAnsi="Garamond"/>
          </w:rPr>
          <w:delText xml:space="preserve"> </w:delText>
        </w:r>
      </w:del>
      <w:r w:rsidR="00842628">
        <w:rPr>
          <w:rFonts w:ascii="Garamond" w:hAnsi="Garamond"/>
        </w:rPr>
        <w:t xml:space="preserve">Figure </w:t>
      </w:r>
      <w:ins w:id="109" w:author="Abdelkarim Erradi" w:date="2023-11-12T21:41:00Z">
        <w:r w:rsidR="00D74C3C">
          <w:rPr>
            <w:rFonts w:ascii="Garamond" w:hAnsi="Garamond"/>
          </w:rPr>
          <w:t>4</w:t>
        </w:r>
      </w:ins>
      <w:ins w:id="110" w:author="Abdelkarim Erradi" w:date="2023-11-12T20:39:00Z">
        <w:r w:rsidR="00D91C8B">
          <w:rPr>
            <w:rFonts w:ascii="Garamond" w:hAnsi="Garamond"/>
          </w:rPr>
          <w:t>.</w:t>
        </w:r>
      </w:ins>
      <w:del w:id="111" w:author="Abdelkarim Erradi" w:date="2023-11-12T20:39:00Z">
        <w:r w:rsidR="00842628">
          <w:rPr>
            <w:rFonts w:ascii="Garamond" w:hAnsi="Garamond"/>
          </w:rPr>
          <w:delText>1)</w:delText>
        </w:r>
        <w:r>
          <w:rPr>
            <w:rFonts w:ascii="Garamond" w:hAnsi="Garamond"/>
          </w:rPr>
          <w:delText xml:space="preserve">. </w:delText>
        </w:r>
      </w:del>
      <w:r w:rsidRPr="00E505FF">
        <w:rPr>
          <w:rFonts w:ascii="Garamond" w:hAnsi="Garamond"/>
        </w:rPr>
        <w:t xml:space="preserve"> </w:t>
      </w:r>
      <w:r>
        <w:rPr>
          <w:rFonts w:ascii="Garamond" w:hAnsi="Garamond"/>
        </w:rPr>
        <w:t xml:space="preserve"> </w:t>
      </w:r>
    </w:p>
    <w:p w14:paraId="663E959B" w14:textId="04B7CCB9" w:rsidR="00FA14A9" w:rsidRPr="00FA14A9" w:rsidRDefault="00FA14A9" w:rsidP="00FA14A9">
      <w:pPr>
        <w:pStyle w:val="ListParagraph"/>
        <w:numPr>
          <w:ilvl w:val="0"/>
          <w:numId w:val="8"/>
        </w:numPr>
        <w:contextualSpacing/>
        <w:jc w:val="both"/>
        <w:rPr>
          <w:rFonts w:ascii="Garamond" w:hAnsi="Garamond"/>
          <w:lang w:val="en-US"/>
        </w:rPr>
      </w:pPr>
      <w:bookmarkStart w:id="112" w:name="OLE_LINK25"/>
      <w:bookmarkStart w:id="113" w:name="OLE_LINK48"/>
      <w:r>
        <w:rPr>
          <w:rFonts w:ascii="Garamond" w:hAnsi="Garamond"/>
        </w:rPr>
        <w:t xml:space="preserve">Annotate </w:t>
      </w:r>
      <w:bookmarkEnd w:id="112"/>
      <w:bookmarkEnd w:id="113"/>
      <w:r>
        <w:rPr>
          <w:rFonts w:ascii="Garamond" w:hAnsi="Garamond"/>
        </w:rPr>
        <w:t xml:space="preserve">the Project class with </w:t>
      </w:r>
      <w:r w:rsidRPr="00FA14A9">
        <w:rPr>
          <w:rFonts w:ascii="Garamond" w:hAnsi="Garamond"/>
          <w:b/>
          <w:bCs/>
          <w:color w:val="C00000"/>
          <w:lang w:val="en-US"/>
        </w:rPr>
        <w:t>@</w:t>
      </w:r>
      <w:r w:rsidRPr="00FA14A9">
        <w:rPr>
          <w:rStyle w:val="lit"/>
          <w:color w:val="4285F4"/>
          <w:sz w:val="21"/>
          <w:szCs w:val="21"/>
        </w:rPr>
        <w:t>Entity</w:t>
      </w:r>
      <w:r>
        <w:rPr>
          <w:rFonts w:ascii="Garamond" w:hAnsi="Garamond"/>
          <w:b/>
          <w:bCs/>
          <w:color w:val="C00000"/>
          <w:lang w:val="en-US"/>
        </w:rPr>
        <w:t xml:space="preserve"> </w:t>
      </w:r>
      <w:r>
        <w:rPr>
          <w:rFonts w:ascii="Garamond" w:hAnsi="Garamond"/>
        </w:rPr>
        <w:t>annotation.</w:t>
      </w:r>
    </w:p>
    <w:p w14:paraId="09A19926" w14:textId="476D5803" w:rsidR="00E505FF" w:rsidRPr="00AE671A" w:rsidRDefault="003E6054" w:rsidP="0052778A">
      <w:pPr>
        <w:pStyle w:val="ListParagraph"/>
        <w:contextualSpacing/>
        <w:jc w:val="both"/>
        <w:rPr>
          <w:rStyle w:val="pun"/>
          <w:rFonts w:ascii="Garamond" w:hAnsi="Garamond" w:cs="Didot"/>
          <w:b/>
          <w:bCs/>
          <w:sz w:val="30"/>
          <w:szCs w:val="30"/>
          <w:u w:val="single"/>
        </w:rPr>
      </w:pPr>
      <w:r>
        <w:rPr>
          <w:rFonts w:ascii="Garamond" w:hAnsi="Garamond"/>
        </w:rPr>
        <w:t>A</w:t>
      </w:r>
      <w:r w:rsidR="00FA14A9">
        <w:rPr>
          <w:rFonts w:ascii="Garamond" w:hAnsi="Garamond"/>
        </w:rPr>
        <w:t>nnotate the id parameter</w:t>
      </w:r>
      <w:r>
        <w:rPr>
          <w:rFonts w:ascii="Garamond" w:hAnsi="Garamond"/>
        </w:rPr>
        <w:t xml:space="preserve"> of the Project</w:t>
      </w:r>
      <w:r w:rsidR="00FA14A9">
        <w:rPr>
          <w:rFonts w:ascii="Garamond" w:hAnsi="Garamond"/>
        </w:rPr>
        <w:t xml:space="preserve"> as a primary key</w:t>
      </w:r>
      <w:r w:rsidR="00FA14A9">
        <w:rPr>
          <w:rFonts w:ascii="Garamond" w:hAnsi="Garamond"/>
          <w:lang w:val="en-US" w:eastAsia="en-US"/>
        </w:rPr>
        <w:t xml:space="preserve"> </w:t>
      </w:r>
      <w:bookmarkStart w:id="114" w:name="OLE_LINK73"/>
      <w:bookmarkStart w:id="115" w:name="OLE_LINK74"/>
      <w:r w:rsidR="00FA14A9" w:rsidRPr="00FA14A9">
        <w:rPr>
          <w:rStyle w:val="lit"/>
          <w:b/>
          <w:bCs/>
          <w:color w:val="4285F4"/>
          <w:sz w:val="21"/>
          <w:szCs w:val="21"/>
        </w:rPr>
        <w:t>@PrimaryKey</w:t>
      </w:r>
      <w:r w:rsidR="00FA14A9" w:rsidRPr="00FA14A9">
        <w:rPr>
          <w:rStyle w:val="pun"/>
          <w:b/>
          <w:bCs/>
          <w:color w:val="37474F"/>
          <w:sz w:val="21"/>
          <w:szCs w:val="21"/>
        </w:rPr>
        <w:t>(</w:t>
      </w:r>
      <w:r w:rsidR="00FA14A9" w:rsidRPr="00FA14A9">
        <w:rPr>
          <w:rStyle w:val="pln"/>
          <w:b/>
          <w:bCs/>
          <w:color w:val="37474F"/>
          <w:sz w:val="21"/>
          <w:szCs w:val="21"/>
        </w:rPr>
        <w:t xml:space="preserve">autoGenerate </w:t>
      </w:r>
      <w:r w:rsidR="00FA14A9" w:rsidRPr="00FA14A9">
        <w:rPr>
          <w:rStyle w:val="pun"/>
          <w:b/>
          <w:bCs/>
          <w:color w:val="37474F"/>
          <w:sz w:val="21"/>
          <w:szCs w:val="21"/>
        </w:rPr>
        <w:t>=</w:t>
      </w:r>
      <w:r w:rsidR="00FA14A9" w:rsidRPr="00FA14A9">
        <w:rPr>
          <w:rStyle w:val="pln"/>
          <w:b/>
          <w:bCs/>
          <w:color w:val="37474F"/>
          <w:sz w:val="21"/>
          <w:szCs w:val="21"/>
        </w:rPr>
        <w:t xml:space="preserve"> </w:t>
      </w:r>
      <w:r w:rsidR="00FA14A9" w:rsidRPr="00FA14A9">
        <w:rPr>
          <w:rStyle w:val="kwd"/>
          <w:b/>
          <w:bCs/>
          <w:color w:val="F538A0"/>
          <w:sz w:val="21"/>
          <w:szCs w:val="21"/>
        </w:rPr>
        <w:t>true</w:t>
      </w:r>
      <w:r w:rsidR="00FA14A9" w:rsidRPr="00FA14A9">
        <w:rPr>
          <w:rStyle w:val="pun"/>
          <w:b/>
          <w:bCs/>
          <w:color w:val="37474F"/>
          <w:sz w:val="21"/>
          <w:szCs w:val="21"/>
        </w:rPr>
        <w:t>)</w:t>
      </w:r>
      <w:bookmarkEnd w:id="114"/>
      <w:bookmarkEnd w:id="115"/>
    </w:p>
    <w:p w14:paraId="5E056ADE" w14:textId="79C829B7" w:rsidR="002368E7" w:rsidRPr="00235BF9" w:rsidRDefault="0018237C">
      <w:pPr>
        <w:pStyle w:val="ListParagraph"/>
        <w:numPr>
          <w:ilvl w:val="0"/>
          <w:numId w:val="8"/>
        </w:numPr>
        <w:spacing w:after="120"/>
        <w:ind w:left="714" w:hanging="357"/>
        <w:jc w:val="both"/>
        <w:rPr>
          <w:rFonts w:ascii="Garamond" w:hAnsi="Garamond"/>
          <w:rPrChange w:id="116" w:author="Abdelkarim Erradi" w:date="2023-11-12T23:05:00Z">
            <w:rPr>
              <w:rFonts w:ascii="Garamond" w:hAnsi="Garamond" w:cs="Didot"/>
              <w:sz w:val="30"/>
              <w:szCs w:val="30"/>
              <w:u w:val="single"/>
            </w:rPr>
          </w:rPrChange>
        </w:rPr>
        <w:pPrChange w:id="117" w:author="Abdelkarim Erradi" w:date="2023-11-12T23:05:00Z">
          <w:pPr>
            <w:pStyle w:val="ListParagraph"/>
            <w:numPr>
              <w:numId w:val="8"/>
            </w:numPr>
            <w:ind w:hanging="360"/>
            <w:contextualSpacing/>
            <w:jc w:val="both"/>
          </w:pPr>
        </w:pPrChange>
      </w:pPr>
      <w:r w:rsidRPr="00235BF9">
        <w:rPr>
          <w:rFonts w:ascii="Garamond" w:hAnsi="Garamond"/>
          <w:rPrChange w:id="118" w:author="Abdelkarim Erradi" w:date="2023-11-12T23:05:00Z">
            <w:rPr>
              <w:rStyle w:val="pun"/>
              <w:color w:val="37474F"/>
              <w:sz w:val="21"/>
              <w:szCs w:val="21"/>
            </w:rPr>
          </w:rPrChange>
        </w:rPr>
        <w:t xml:space="preserve">Annotate the </w:t>
      </w:r>
      <w:r w:rsidR="002368E7" w:rsidRPr="00235BF9">
        <w:rPr>
          <w:rFonts w:ascii="Garamond" w:hAnsi="Garamond"/>
          <w:rPrChange w:id="119" w:author="Abdelkarim Erradi" w:date="2023-11-12T23:05:00Z">
            <w:rPr>
              <w:rStyle w:val="pun"/>
              <w:color w:val="37474F"/>
              <w:sz w:val="21"/>
              <w:szCs w:val="21"/>
            </w:rPr>
          </w:rPrChange>
        </w:rPr>
        <w:t xml:space="preserve">Todo </w:t>
      </w:r>
      <w:del w:id="120" w:author="Abdelkarim Erradi" w:date="2023-11-12T20:41:00Z">
        <w:r w:rsidR="002368E7" w:rsidRPr="00235BF9">
          <w:rPr>
            <w:rFonts w:ascii="Garamond" w:hAnsi="Garamond"/>
            <w:rPrChange w:id="121" w:author="Abdelkarim Erradi" w:date="2023-11-12T23:05:00Z">
              <w:rPr>
                <w:rStyle w:val="pun"/>
                <w:color w:val="37474F"/>
                <w:sz w:val="21"/>
                <w:szCs w:val="21"/>
              </w:rPr>
            </w:rPrChange>
          </w:rPr>
          <w:delText>class</w:delText>
        </w:r>
        <w:r w:rsidRPr="00235BF9">
          <w:rPr>
            <w:rFonts w:ascii="Garamond" w:hAnsi="Garamond"/>
            <w:rPrChange w:id="122" w:author="Abdelkarim Erradi" w:date="2023-11-12T23:05:00Z">
              <w:rPr>
                <w:rStyle w:val="pun"/>
                <w:color w:val="37474F"/>
                <w:sz w:val="21"/>
                <w:szCs w:val="21"/>
              </w:rPr>
            </w:rPrChange>
          </w:rPr>
          <w:delText xml:space="preserve"> </w:delText>
        </w:r>
      </w:del>
      <w:ins w:id="123" w:author="Abdelkarim Erradi" w:date="2023-11-12T20:41:00Z">
        <w:r w:rsidR="00235BF9">
          <w:rPr>
            <w:rFonts w:ascii="Garamond" w:hAnsi="Garamond"/>
          </w:rPr>
          <w:t>entity</w:t>
        </w:r>
        <w:r w:rsidR="00235BF9" w:rsidRPr="00235BF9">
          <w:rPr>
            <w:rFonts w:ascii="Garamond" w:hAnsi="Garamond"/>
            <w:rPrChange w:id="124" w:author="Abdelkarim Erradi" w:date="2023-11-12T20:41:00Z">
              <w:rPr>
                <w:rStyle w:val="pun"/>
                <w:color w:val="37474F"/>
                <w:sz w:val="21"/>
                <w:szCs w:val="21"/>
              </w:rPr>
            </w:rPrChange>
          </w:rPr>
          <w:t xml:space="preserve"> </w:t>
        </w:r>
      </w:ins>
      <w:r w:rsidRPr="00235BF9">
        <w:rPr>
          <w:rFonts w:ascii="Garamond" w:hAnsi="Garamond"/>
          <w:rPrChange w:id="125" w:author="Abdelkarim Erradi" w:date="2023-11-12T23:05:00Z">
            <w:rPr>
              <w:rStyle w:val="pun"/>
              <w:color w:val="37474F"/>
              <w:sz w:val="21"/>
              <w:szCs w:val="21"/>
            </w:rPr>
          </w:rPrChange>
        </w:rPr>
        <w:t>with the</w:t>
      </w:r>
      <w:r w:rsidR="002368E7" w:rsidRPr="00235BF9">
        <w:rPr>
          <w:rFonts w:ascii="Garamond" w:hAnsi="Garamond"/>
          <w:rPrChange w:id="126" w:author="Abdelkarim Erradi" w:date="2023-11-12T23:05:00Z">
            <w:rPr>
              <w:rStyle w:val="pun"/>
              <w:color w:val="37474F"/>
              <w:sz w:val="21"/>
              <w:szCs w:val="21"/>
            </w:rPr>
          </w:rPrChange>
        </w:rPr>
        <w:t xml:space="preserve"> following annotation</w:t>
      </w:r>
      <w:r w:rsidRPr="00235BF9">
        <w:rPr>
          <w:rFonts w:ascii="Garamond" w:hAnsi="Garamond"/>
          <w:rPrChange w:id="127" w:author="Abdelkarim Erradi" w:date="2023-11-12T23:05:00Z">
            <w:rPr>
              <w:rStyle w:val="pun"/>
              <w:color w:val="37474F"/>
              <w:sz w:val="21"/>
              <w:szCs w:val="21"/>
            </w:rPr>
          </w:rPrChange>
        </w:rPr>
        <w:t xml:space="preserve"> to create a </w:t>
      </w:r>
      <w:r w:rsidRPr="00235BF9">
        <w:rPr>
          <w:rFonts w:ascii="Garamond" w:hAnsi="Garamond"/>
          <w:b/>
          <w:bCs/>
          <w:rPrChange w:id="128" w:author="Abdelkarim Erradi" w:date="2023-11-12T23:05:00Z">
            <w:rPr>
              <w:rStyle w:val="pun"/>
              <w:color w:val="37474F"/>
              <w:sz w:val="21"/>
              <w:szCs w:val="21"/>
            </w:rPr>
          </w:rPrChange>
        </w:rPr>
        <w:t>one to many</w:t>
      </w:r>
      <w:r w:rsidRPr="00235BF9">
        <w:rPr>
          <w:rFonts w:ascii="Garamond" w:hAnsi="Garamond"/>
          <w:rPrChange w:id="129" w:author="Abdelkarim Erradi" w:date="2023-11-12T23:05:00Z">
            <w:rPr>
              <w:rStyle w:val="pun"/>
              <w:color w:val="37474F"/>
              <w:sz w:val="21"/>
              <w:szCs w:val="21"/>
            </w:rPr>
          </w:rPrChange>
        </w:rPr>
        <w:t xml:space="preserve"> relationship with the  Project </w:t>
      </w:r>
      <w:del w:id="130" w:author="Abdelkarim Erradi" w:date="2023-11-12T20:41:00Z">
        <w:r w:rsidRPr="00235BF9">
          <w:rPr>
            <w:rFonts w:ascii="Garamond" w:hAnsi="Garamond"/>
            <w:rPrChange w:id="131" w:author="Abdelkarim Erradi" w:date="2023-11-12T23:05:00Z">
              <w:rPr>
                <w:rStyle w:val="pun"/>
                <w:color w:val="37474F"/>
                <w:sz w:val="21"/>
                <w:szCs w:val="21"/>
              </w:rPr>
            </w:rPrChange>
          </w:rPr>
          <w:delText>class</w:delText>
        </w:r>
      </w:del>
      <w:ins w:id="132" w:author="Abdelkarim Erradi" w:date="2023-11-12T20:41:00Z">
        <w:r w:rsidR="00235BF9">
          <w:rPr>
            <w:rFonts w:ascii="Garamond" w:hAnsi="Garamond"/>
          </w:rPr>
          <w:t>entity</w:t>
        </w:r>
      </w:ins>
      <w:r w:rsidRPr="00235BF9">
        <w:rPr>
          <w:rFonts w:ascii="Garamond" w:hAnsi="Garamond"/>
          <w:rPrChange w:id="133" w:author="Abdelkarim Erradi" w:date="2023-11-12T23:05:00Z">
            <w:rPr>
              <w:rStyle w:val="pun"/>
              <w:color w:val="37474F"/>
              <w:sz w:val="21"/>
              <w:szCs w:val="21"/>
            </w:rPr>
          </w:rPrChange>
        </w:rPr>
        <w:t xml:space="preserve">. </w:t>
      </w:r>
    </w:p>
    <w:p w14:paraId="6BBB9E3F" w14:textId="5A2190B2" w:rsidR="002368E7" w:rsidRPr="007D174A" w:rsidRDefault="003B63A2">
      <w:pPr>
        <w:pStyle w:val="HTMLPreformatted"/>
        <w:shd w:val="clear" w:color="auto" w:fill="FFFFFF"/>
        <w:spacing w:line="288" w:lineRule="auto"/>
        <w:ind w:left="720"/>
        <w:rPr>
          <w:rFonts w:ascii="Consolas" w:hAnsi="Consolas"/>
          <w:rPrChange w:id="134" w:author="Abdelkarim Erradi" w:date="2023-11-12T23:05:00Z">
            <w:rPr/>
          </w:rPrChange>
        </w:rPr>
        <w:pPrChange w:id="135" w:author="Abdelkarim Erradi" w:date="2023-11-12T23:05:00Z">
          <w:pPr>
            <w:pStyle w:val="HTMLPreformatted"/>
            <w:shd w:val="clear" w:color="auto" w:fill="FFFFFF"/>
            <w:ind w:left="720"/>
          </w:pPr>
        </w:pPrChange>
      </w:pPr>
      <w:r w:rsidRPr="007D174A">
        <w:rPr>
          <w:rFonts w:ascii="Consolas" w:hAnsi="Consolas" w:cs="Menlo"/>
          <w:color w:val="9E880D"/>
          <w:sz w:val="18"/>
          <w:szCs w:val="18"/>
          <w:rPrChange w:id="136" w:author="Abdelkarim Erradi" w:date="2023-11-12T23:05:00Z">
            <w:rPr>
              <w:rFonts w:ascii="Menlo" w:hAnsi="Menlo" w:cs="Menlo"/>
              <w:color w:val="9E880D"/>
              <w:sz w:val="18"/>
              <w:szCs w:val="18"/>
            </w:rPr>
          </w:rPrChange>
        </w:rPr>
        <w:t>@Entity</w:t>
      </w:r>
      <w:r w:rsidRPr="007D174A">
        <w:rPr>
          <w:rFonts w:ascii="Consolas" w:hAnsi="Consolas" w:cs="Menlo"/>
          <w:color w:val="080808"/>
          <w:sz w:val="18"/>
          <w:szCs w:val="18"/>
          <w:rPrChange w:id="137" w:author="Abdelkarim Erradi" w:date="2023-11-12T23:05:00Z">
            <w:rPr>
              <w:rFonts w:ascii="Menlo" w:hAnsi="Menlo" w:cs="Menlo"/>
              <w:color w:val="080808"/>
              <w:sz w:val="18"/>
              <w:szCs w:val="18"/>
            </w:rPr>
          </w:rPrChange>
        </w:rPr>
        <w:t>(</w:t>
      </w:r>
      <w:r w:rsidRPr="007D174A">
        <w:rPr>
          <w:rFonts w:ascii="Consolas" w:hAnsi="Consolas" w:cs="Menlo"/>
          <w:color w:val="080808"/>
          <w:sz w:val="18"/>
          <w:szCs w:val="18"/>
          <w:rPrChange w:id="138" w:author="Abdelkarim Erradi" w:date="2023-11-12T23:05:00Z">
            <w:rPr>
              <w:rFonts w:ascii="Menlo" w:hAnsi="Menlo" w:cs="Menlo"/>
              <w:color w:val="080808"/>
              <w:sz w:val="18"/>
              <w:szCs w:val="18"/>
            </w:rPr>
          </w:rPrChange>
        </w:rPr>
        <w:br/>
        <w:t xml:space="preserve">    foreignKeys = [</w:t>
      </w:r>
      <w:r w:rsidRPr="007D174A">
        <w:rPr>
          <w:rFonts w:ascii="Consolas" w:hAnsi="Consolas" w:cs="Menlo"/>
          <w:color w:val="080808"/>
          <w:sz w:val="18"/>
          <w:szCs w:val="18"/>
          <w:rPrChange w:id="139" w:author="Abdelkarim Erradi" w:date="2023-11-12T23:05:00Z">
            <w:rPr>
              <w:rFonts w:ascii="Menlo" w:hAnsi="Menlo" w:cs="Menlo"/>
              <w:color w:val="080808"/>
              <w:sz w:val="18"/>
              <w:szCs w:val="18"/>
            </w:rPr>
          </w:rPrChange>
        </w:rPr>
        <w:br/>
        <w:t xml:space="preserve">        ForeignKey(</w:t>
      </w:r>
      <w:r w:rsidRPr="007D174A">
        <w:rPr>
          <w:rFonts w:ascii="Consolas" w:hAnsi="Consolas" w:cs="Menlo"/>
          <w:color w:val="080808"/>
          <w:sz w:val="18"/>
          <w:szCs w:val="18"/>
          <w:rPrChange w:id="140" w:author="Abdelkarim Erradi" w:date="2023-11-12T23:05:00Z">
            <w:rPr>
              <w:rFonts w:ascii="Menlo" w:hAnsi="Menlo" w:cs="Menlo"/>
              <w:color w:val="080808"/>
              <w:sz w:val="18"/>
              <w:szCs w:val="18"/>
            </w:rPr>
          </w:rPrChange>
        </w:rPr>
        <w:br/>
        <w:t xml:space="preserve">            </w:t>
      </w:r>
      <w:r w:rsidRPr="007D174A">
        <w:rPr>
          <w:rFonts w:ascii="Consolas" w:hAnsi="Consolas" w:cs="Menlo"/>
          <w:color w:val="4A86E8"/>
          <w:sz w:val="18"/>
          <w:szCs w:val="18"/>
          <w:rPrChange w:id="141" w:author="Abdelkarim Erradi" w:date="2023-11-12T23:05:00Z">
            <w:rPr>
              <w:rFonts w:ascii="Menlo" w:hAnsi="Menlo" w:cs="Menlo"/>
              <w:color w:val="4A86E8"/>
              <w:sz w:val="18"/>
              <w:szCs w:val="18"/>
            </w:rPr>
          </w:rPrChange>
        </w:rPr>
        <w:t xml:space="preserve">entity = </w:t>
      </w:r>
      <w:r w:rsidRPr="007D174A">
        <w:rPr>
          <w:rFonts w:ascii="Consolas" w:hAnsi="Consolas" w:cs="Menlo"/>
          <w:color w:val="000000"/>
          <w:sz w:val="18"/>
          <w:szCs w:val="18"/>
          <w:rPrChange w:id="142" w:author="Abdelkarim Erradi" w:date="2023-11-12T23:05:00Z">
            <w:rPr>
              <w:rFonts w:ascii="Menlo" w:hAnsi="Menlo" w:cs="Menlo"/>
              <w:color w:val="000000"/>
              <w:sz w:val="18"/>
              <w:szCs w:val="18"/>
            </w:rPr>
          </w:rPrChange>
        </w:rPr>
        <w:t>Project</w:t>
      </w:r>
      <w:r w:rsidRPr="007D174A">
        <w:rPr>
          <w:rFonts w:ascii="Consolas" w:hAnsi="Consolas" w:cs="Menlo"/>
          <w:color w:val="080808"/>
          <w:sz w:val="18"/>
          <w:szCs w:val="18"/>
          <w:rPrChange w:id="143" w:author="Abdelkarim Erradi" w:date="2023-11-12T23:05:00Z">
            <w:rPr>
              <w:rFonts w:ascii="Menlo" w:hAnsi="Menlo" w:cs="Menlo"/>
              <w:color w:val="080808"/>
              <w:sz w:val="18"/>
              <w:szCs w:val="18"/>
            </w:rPr>
          </w:rPrChange>
        </w:rPr>
        <w:t>::</w:t>
      </w:r>
      <w:r w:rsidRPr="007D174A">
        <w:rPr>
          <w:rFonts w:ascii="Consolas" w:hAnsi="Consolas" w:cs="Menlo"/>
          <w:color w:val="0033B3"/>
          <w:sz w:val="18"/>
          <w:szCs w:val="18"/>
          <w:rPrChange w:id="144" w:author="Abdelkarim Erradi" w:date="2023-11-12T23:05:00Z">
            <w:rPr>
              <w:rFonts w:ascii="Menlo" w:hAnsi="Menlo" w:cs="Menlo"/>
              <w:color w:val="0033B3"/>
              <w:sz w:val="18"/>
              <w:szCs w:val="18"/>
            </w:rPr>
          </w:rPrChange>
        </w:rPr>
        <w:t>class</w:t>
      </w:r>
      <w:r w:rsidRPr="007D174A">
        <w:rPr>
          <w:rFonts w:ascii="Consolas" w:hAnsi="Consolas" w:cs="Menlo"/>
          <w:color w:val="080808"/>
          <w:sz w:val="18"/>
          <w:szCs w:val="18"/>
          <w:rPrChange w:id="145" w:author="Abdelkarim Erradi" w:date="2023-11-12T23:05:00Z">
            <w:rPr>
              <w:rFonts w:ascii="Menlo" w:hAnsi="Menlo" w:cs="Menlo"/>
              <w:color w:val="080808"/>
              <w:sz w:val="18"/>
              <w:szCs w:val="18"/>
            </w:rPr>
          </w:rPrChange>
        </w:rPr>
        <w:t>,</w:t>
      </w:r>
      <w:r w:rsidRPr="007D174A">
        <w:rPr>
          <w:rFonts w:ascii="Consolas" w:hAnsi="Consolas" w:cs="Menlo"/>
          <w:color w:val="080808"/>
          <w:sz w:val="18"/>
          <w:szCs w:val="18"/>
          <w:rPrChange w:id="146" w:author="Abdelkarim Erradi" w:date="2023-11-12T23:05:00Z">
            <w:rPr>
              <w:rFonts w:ascii="Menlo" w:hAnsi="Menlo" w:cs="Menlo"/>
              <w:color w:val="080808"/>
              <w:sz w:val="18"/>
              <w:szCs w:val="18"/>
            </w:rPr>
          </w:rPrChange>
        </w:rPr>
        <w:br/>
        <w:t xml:space="preserve">            </w:t>
      </w:r>
      <w:r w:rsidRPr="007D174A">
        <w:rPr>
          <w:rFonts w:ascii="Consolas" w:hAnsi="Consolas" w:cs="Menlo"/>
          <w:color w:val="4A86E8"/>
          <w:sz w:val="18"/>
          <w:szCs w:val="18"/>
          <w:rPrChange w:id="147" w:author="Abdelkarim Erradi" w:date="2023-11-12T23:05:00Z">
            <w:rPr>
              <w:rFonts w:ascii="Menlo" w:hAnsi="Menlo" w:cs="Menlo"/>
              <w:color w:val="4A86E8"/>
              <w:sz w:val="18"/>
              <w:szCs w:val="18"/>
            </w:rPr>
          </w:rPrChange>
        </w:rPr>
        <w:t xml:space="preserve">parentColumns = </w:t>
      </w:r>
      <w:r w:rsidRPr="007D174A">
        <w:rPr>
          <w:rFonts w:ascii="Consolas" w:hAnsi="Consolas" w:cs="Menlo"/>
          <w:color w:val="080808"/>
          <w:sz w:val="18"/>
          <w:szCs w:val="18"/>
          <w:rPrChange w:id="148" w:author="Abdelkarim Erradi" w:date="2023-11-12T23:05:00Z">
            <w:rPr>
              <w:rFonts w:ascii="Menlo" w:hAnsi="Menlo" w:cs="Menlo"/>
              <w:color w:val="080808"/>
              <w:sz w:val="18"/>
              <w:szCs w:val="18"/>
            </w:rPr>
          </w:rPrChange>
        </w:rPr>
        <w:t>[</w:t>
      </w:r>
      <w:r w:rsidRPr="007D174A">
        <w:rPr>
          <w:rFonts w:ascii="Consolas" w:hAnsi="Consolas" w:cs="Menlo"/>
          <w:color w:val="067D17"/>
          <w:sz w:val="18"/>
          <w:szCs w:val="18"/>
          <w:rPrChange w:id="149" w:author="Abdelkarim Erradi" w:date="2023-11-12T23:05:00Z">
            <w:rPr>
              <w:rFonts w:ascii="Menlo" w:hAnsi="Menlo" w:cs="Menlo"/>
              <w:color w:val="067D17"/>
              <w:sz w:val="18"/>
              <w:szCs w:val="18"/>
            </w:rPr>
          </w:rPrChange>
        </w:rPr>
        <w:t>"id"</w:t>
      </w:r>
      <w:r w:rsidRPr="007D174A">
        <w:rPr>
          <w:rFonts w:ascii="Consolas" w:hAnsi="Consolas" w:cs="Menlo"/>
          <w:color w:val="080808"/>
          <w:sz w:val="18"/>
          <w:szCs w:val="18"/>
          <w:rPrChange w:id="150" w:author="Abdelkarim Erradi" w:date="2023-11-12T23:05:00Z">
            <w:rPr>
              <w:rFonts w:ascii="Menlo" w:hAnsi="Menlo" w:cs="Menlo"/>
              <w:color w:val="080808"/>
              <w:sz w:val="18"/>
              <w:szCs w:val="18"/>
            </w:rPr>
          </w:rPrChange>
        </w:rPr>
        <w:t>],</w:t>
      </w:r>
      <w:r w:rsidRPr="007D174A">
        <w:rPr>
          <w:rFonts w:ascii="Consolas" w:hAnsi="Consolas" w:cs="Menlo"/>
          <w:color w:val="080808"/>
          <w:sz w:val="18"/>
          <w:szCs w:val="18"/>
          <w:rPrChange w:id="151" w:author="Abdelkarim Erradi" w:date="2023-11-12T23:05:00Z">
            <w:rPr>
              <w:rFonts w:ascii="Menlo" w:hAnsi="Menlo" w:cs="Menlo"/>
              <w:color w:val="080808"/>
              <w:sz w:val="18"/>
              <w:szCs w:val="18"/>
            </w:rPr>
          </w:rPrChange>
        </w:rPr>
        <w:br/>
        <w:t xml:space="preserve">            </w:t>
      </w:r>
      <w:r w:rsidRPr="007D174A">
        <w:rPr>
          <w:rFonts w:ascii="Consolas" w:hAnsi="Consolas" w:cs="Menlo"/>
          <w:color w:val="4A86E8"/>
          <w:sz w:val="18"/>
          <w:szCs w:val="18"/>
          <w:rPrChange w:id="152" w:author="Abdelkarim Erradi" w:date="2023-11-12T23:05:00Z">
            <w:rPr>
              <w:rFonts w:ascii="Menlo" w:hAnsi="Menlo" w:cs="Menlo"/>
              <w:color w:val="4A86E8"/>
              <w:sz w:val="18"/>
              <w:szCs w:val="18"/>
            </w:rPr>
          </w:rPrChange>
        </w:rPr>
        <w:t xml:space="preserve">childColumns = </w:t>
      </w:r>
      <w:r w:rsidRPr="007D174A">
        <w:rPr>
          <w:rFonts w:ascii="Consolas" w:hAnsi="Consolas" w:cs="Menlo"/>
          <w:color w:val="080808"/>
          <w:sz w:val="18"/>
          <w:szCs w:val="18"/>
          <w:rPrChange w:id="153" w:author="Abdelkarim Erradi" w:date="2023-11-12T23:05:00Z">
            <w:rPr>
              <w:rFonts w:ascii="Menlo" w:hAnsi="Menlo" w:cs="Menlo"/>
              <w:color w:val="080808"/>
              <w:sz w:val="18"/>
              <w:szCs w:val="18"/>
            </w:rPr>
          </w:rPrChange>
        </w:rPr>
        <w:t>[</w:t>
      </w:r>
      <w:r w:rsidRPr="007D174A">
        <w:rPr>
          <w:rFonts w:ascii="Consolas" w:hAnsi="Consolas" w:cs="Menlo"/>
          <w:color w:val="067D17"/>
          <w:sz w:val="18"/>
          <w:szCs w:val="18"/>
          <w:rPrChange w:id="154" w:author="Abdelkarim Erradi" w:date="2023-11-12T23:05:00Z">
            <w:rPr>
              <w:rFonts w:ascii="Menlo" w:hAnsi="Menlo" w:cs="Menlo"/>
              <w:color w:val="067D17"/>
              <w:sz w:val="18"/>
              <w:szCs w:val="18"/>
            </w:rPr>
          </w:rPrChange>
        </w:rPr>
        <w:t>"pid"</w:t>
      </w:r>
      <w:r w:rsidRPr="007D174A">
        <w:rPr>
          <w:rFonts w:ascii="Consolas" w:hAnsi="Consolas" w:cs="Menlo"/>
          <w:color w:val="080808"/>
          <w:sz w:val="18"/>
          <w:szCs w:val="18"/>
          <w:rPrChange w:id="155" w:author="Abdelkarim Erradi" w:date="2023-11-12T23:05:00Z">
            <w:rPr>
              <w:rFonts w:ascii="Menlo" w:hAnsi="Menlo" w:cs="Menlo"/>
              <w:color w:val="080808"/>
              <w:sz w:val="18"/>
              <w:szCs w:val="18"/>
            </w:rPr>
          </w:rPrChange>
        </w:rPr>
        <w:t>],</w:t>
      </w:r>
      <w:r w:rsidRPr="007D174A">
        <w:rPr>
          <w:rFonts w:ascii="Consolas" w:hAnsi="Consolas" w:cs="Menlo"/>
          <w:color w:val="080808"/>
          <w:sz w:val="18"/>
          <w:szCs w:val="18"/>
          <w:rPrChange w:id="156" w:author="Abdelkarim Erradi" w:date="2023-11-12T23:05:00Z">
            <w:rPr>
              <w:rFonts w:ascii="Menlo" w:hAnsi="Menlo" w:cs="Menlo"/>
              <w:color w:val="080808"/>
              <w:sz w:val="18"/>
              <w:szCs w:val="18"/>
            </w:rPr>
          </w:rPrChange>
        </w:rPr>
        <w:br/>
        <w:t xml:space="preserve">            </w:t>
      </w:r>
      <w:r w:rsidRPr="007D174A">
        <w:rPr>
          <w:rFonts w:ascii="Consolas" w:hAnsi="Consolas" w:cs="Menlo"/>
          <w:color w:val="4A86E8"/>
          <w:sz w:val="18"/>
          <w:szCs w:val="18"/>
          <w:rPrChange w:id="157" w:author="Abdelkarim Erradi" w:date="2023-11-12T23:05:00Z">
            <w:rPr>
              <w:rFonts w:ascii="Menlo" w:hAnsi="Menlo" w:cs="Menlo"/>
              <w:color w:val="4A86E8"/>
              <w:sz w:val="18"/>
              <w:szCs w:val="18"/>
            </w:rPr>
          </w:rPrChange>
        </w:rPr>
        <w:t xml:space="preserve">onDelete = </w:t>
      </w:r>
      <w:r w:rsidRPr="007D174A">
        <w:rPr>
          <w:rFonts w:ascii="Consolas" w:hAnsi="Consolas" w:cs="Menlo"/>
          <w:color w:val="9E880D"/>
          <w:sz w:val="18"/>
          <w:szCs w:val="18"/>
          <w:rPrChange w:id="158" w:author="Abdelkarim Erradi" w:date="2023-11-12T23:05:00Z">
            <w:rPr>
              <w:rFonts w:ascii="Menlo" w:hAnsi="Menlo" w:cs="Menlo"/>
              <w:color w:val="9E880D"/>
              <w:sz w:val="18"/>
              <w:szCs w:val="18"/>
            </w:rPr>
          </w:rPrChange>
        </w:rPr>
        <w:t>ForeignKey</w:t>
      </w:r>
      <w:r w:rsidRPr="007D174A">
        <w:rPr>
          <w:rFonts w:ascii="Consolas" w:hAnsi="Consolas" w:cs="Menlo"/>
          <w:color w:val="080808"/>
          <w:sz w:val="18"/>
          <w:szCs w:val="18"/>
          <w:rPrChange w:id="159" w:author="Abdelkarim Erradi" w:date="2023-11-12T23:05:00Z">
            <w:rPr>
              <w:rFonts w:ascii="Menlo" w:hAnsi="Menlo" w:cs="Menlo"/>
              <w:color w:val="080808"/>
              <w:sz w:val="18"/>
              <w:szCs w:val="18"/>
            </w:rPr>
          </w:rPrChange>
        </w:rPr>
        <w:t>.</w:t>
      </w:r>
      <w:r w:rsidRPr="007D174A">
        <w:rPr>
          <w:rFonts w:ascii="Consolas" w:hAnsi="Consolas" w:cs="Menlo"/>
          <w:i/>
          <w:iCs/>
          <w:color w:val="871094"/>
          <w:sz w:val="18"/>
          <w:szCs w:val="18"/>
          <w:rPrChange w:id="160" w:author="Abdelkarim Erradi" w:date="2023-11-12T23:05:00Z">
            <w:rPr>
              <w:rFonts w:ascii="Menlo" w:hAnsi="Menlo" w:cs="Menlo"/>
              <w:i/>
              <w:iCs/>
              <w:color w:val="871094"/>
              <w:sz w:val="18"/>
              <w:szCs w:val="18"/>
            </w:rPr>
          </w:rPrChange>
        </w:rPr>
        <w:t>CASCADE</w:t>
      </w:r>
      <w:r w:rsidRPr="007D174A">
        <w:rPr>
          <w:rFonts w:ascii="Consolas" w:hAnsi="Consolas" w:cs="Menlo"/>
          <w:color w:val="080808"/>
          <w:sz w:val="18"/>
          <w:szCs w:val="18"/>
          <w:rPrChange w:id="161" w:author="Abdelkarim Erradi" w:date="2023-11-12T23:05:00Z">
            <w:rPr>
              <w:rFonts w:ascii="Menlo" w:hAnsi="Menlo" w:cs="Menlo"/>
              <w:color w:val="080808"/>
              <w:sz w:val="18"/>
              <w:szCs w:val="18"/>
            </w:rPr>
          </w:rPrChange>
        </w:rPr>
        <w:t>,</w:t>
      </w:r>
      <w:r w:rsidRPr="007D174A">
        <w:rPr>
          <w:rFonts w:ascii="Consolas" w:hAnsi="Consolas" w:cs="Menlo"/>
          <w:color w:val="080808"/>
          <w:sz w:val="18"/>
          <w:szCs w:val="18"/>
          <w:rPrChange w:id="162" w:author="Abdelkarim Erradi" w:date="2023-11-12T23:05:00Z">
            <w:rPr>
              <w:rFonts w:ascii="Menlo" w:hAnsi="Menlo" w:cs="Menlo"/>
              <w:color w:val="080808"/>
              <w:sz w:val="18"/>
              <w:szCs w:val="18"/>
            </w:rPr>
          </w:rPrChange>
        </w:rPr>
        <w:br/>
        <w:t xml:space="preserve">            </w:t>
      </w:r>
      <w:r w:rsidRPr="007D174A">
        <w:rPr>
          <w:rFonts w:ascii="Consolas" w:hAnsi="Consolas" w:cs="Menlo"/>
          <w:color w:val="4A86E8"/>
          <w:sz w:val="18"/>
          <w:szCs w:val="18"/>
          <w:rPrChange w:id="163" w:author="Abdelkarim Erradi" w:date="2023-11-12T23:05:00Z">
            <w:rPr>
              <w:rFonts w:ascii="Menlo" w:hAnsi="Menlo" w:cs="Menlo"/>
              <w:color w:val="4A86E8"/>
              <w:sz w:val="18"/>
              <w:szCs w:val="18"/>
            </w:rPr>
          </w:rPrChange>
        </w:rPr>
        <w:t xml:space="preserve">onUpdate = </w:t>
      </w:r>
      <w:r w:rsidRPr="007D174A">
        <w:rPr>
          <w:rFonts w:ascii="Consolas" w:hAnsi="Consolas" w:cs="Menlo"/>
          <w:color w:val="9E880D"/>
          <w:sz w:val="18"/>
          <w:szCs w:val="18"/>
          <w:rPrChange w:id="164" w:author="Abdelkarim Erradi" w:date="2023-11-12T23:05:00Z">
            <w:rPr>
              <w:rFonts w:ascii="Menlo" w:hAnsi="Menlo" w:cs="Menlo"/>
              <w:color w:val="9E880D"/>
              <w:sz w:val="18"/>
              <w:szCs w:val="18"/>
            </w:rPr>
          </w:rPrChange>
        </w:rPr>
        <w:t>ForeignKey</w:t>
      </w:r>
      <w:r w:rsidRPr="007D174A">
        <w:rPr>
          <w:rFonts w:ascii="Consolas" w:hAnsi="Consolas" w:cs="Menlo"/>
          <w:color w:val="080808"/>
          <w:sz w:val="18"/>
          <w:szCs w:val="18"/>
          <w:rPrChange w:id="165" w:author="Abdelkarim Erradi" w:date="2023-11-12T23:05:00Z">
            <w:rPr>
              <w:rFonts w:ascii="Menlo" w:hAnsi="Menlo" w:cs="Menlo"/>
              <w:color w:val="080808"/>
              <w:sz w:val="18"/>
              <w:szCs w:val="18"/>
            </w:rPr>
          </w:rPrChange>
        </w:rPr>
        <w:t>.</w:t>
      </w:r>
      <w:r w:rsidRPr="007D174A">
        <w:rPr>
          <w:rFonts w:ascii="Consolas" w:hAnsi="Consolas" w:cs="Menlo"/>
          <w:i/>
          <w:iCs/>
          <w:color w:val="871094"/>
          <w:sz w:val="18"/>
          <w:szCs w:val="18"/>
          <w:rPrChange w:id="166" w:author="Abdelkarim Erradi" w:date="2023-11-12T23:05:00Z">
            <w:rPr>
              <w:rFonts w:ascii="Menlo" w:hAnsi="Menlo" w:cs="Menlo"/>
              <w:i/>
              <w:iCs/>
              <w:color w:val="871094"/>
              <w:sz w:val="18"/>
              <w:szCs w:val="18"/>
            </w:rPr>
          </w:rPrChange>
        </w:rPr>
        <w:t>CASCADE</w:t>
      </w:r>
      <w:r w:rsidRPr="007D174A">
        <w:rPr>
          <w:rFonts w:ascii="Consolas" w:hAnsi="Consolas" w:cs="Menlo"/>
          <w:i/>
          <w:iCs/>
          <w:color w:val="871094"/>
          <w:sz w:val="18"/>
          <w:szCs w:val="18"/>
          <w:rPrChange w:id="167" w:author="Abdelkarim Erradi" w:date="2023-11-12T23:05:00Z">
            <w:rPr>
              <w:rFonts w:ascii="Menlo" w:hAnsi="Menlo" w:cs="Menlo"/>
              <w:i/>
              <w:iCs/>
              <w:color w:val="871094"/>
              <w:sz w:val="18"/>
              <w:szCs w:val="18"/>
            </w:rPr>
          </w:rPrChange>
        </w:rPr>
        <w:br/>
        <w:t xml:space="preserve">        </w:t>
      </w:r>
      <w:r w:rsidRPr="007D174A">
        <w:rPr>
          <w:rFonts w:ascii="Consolas" w:hAnsi="Consolas" w:cs="Menlo"/>
          <w:color w:val="080808"/>
          <w:sz w:val="18"/>
          <w:szCs w:val="18"/>
          <w:rPrChange w:id="168" w:author="Abdelkarim Erradi" w:date="2023-11-12T23:05:00Z">
            <w:rPr>
              <w:rFonts w:ascii="Menlo" w:hAnsi="Menlo" w:cs="Menlo"/>
              <w:color w:val="080808"/>
              <w:sz w:val="18"/>
              <w:szCs w:val="18"/>
            </w:rPr>
          </w:rPrChange>
        </w:rPr>
        <w:t>)</w:t>
      </w:r>
      <w:r w:rsidRPr="007D174A">
        <w:rPr>
          <w:rFonts w:ascii="Consolas" w:hAnsi="Consolas" w:cs="Menlo"/>
          <w:color w:val="080808"/>
          <w:sz w:val="18"/>
          <w:szCs w:val="18"/>
          <w:rPrChange w:id="169" w:author="Abdelkarim Erradi" w:date="2023-11-12T23:05:00Z">
            <w:rPr>
              <w:rFonts w:ascii="Menlo" w:hAnsi="Menlo" w:cs="Menlo"/>
              <w:color w:val="080808"/>
              <w:sz w:val="18"/>
              <w:szCs w:val="18"/>
            </w:rPr>
          </w:rPrChange>
        </w:rPr>
        <w:br/>
        <w:t xml:space="preserve">    ]</w:t>
      </w:r>
      <w:r w:rsidRPr="007D174A">
        <w:rPr>
          <w:rFonts w:ascii="Consolas" w:hAnsi="Consolas" w:cs="Menlo"/>
          <w:color w:val="080808"/>
          <w:sz w:val="18"/>
          <w:szCs w:val="18"/>
          <w:rPrChange w:id="170" w:author="Abdelkarim Erradi" w:date="2023-11-12T23:05:00Z">
            <w:rPr>
              <w:rFonts w:ascii="Menlo" w:hAnsi="Menlo" w:cs="Menlo"/>
              <w:color w:val="080808"/>
              <w:sz w:val="18"/>
              <w:szCs w:val="18"/>
            </w:rPr>
          </w:rPrChange>
        </w:rPr>
        <w:br/>
        <w:t>)</w:t>
      </w:r>
    </w:p>
    <w:p w14:paraId="4132BDF9" w14:textId="1D137CC1" w:rsidR="00012F8B" w:rsidRPr="0052778A" w:rsidRDefault="00012F8B" w:rsidP="0052778A">
      <w:pPr>
        <w:pStyle w:val="ListParagraph"/>
        <w:numPr>
          <w:ilvl w:val="0"/>
          <w:numId w:val="20"/>
        </w:numPr>
        <w:contextualSpacing/>
        <w:jc w:val="both"/>
        <w:rPr>
          <w:rStyle w:val="pun"/>
          <w:rFonts w:ascii="Garamond" w:hAnsi="Garamond" w:cs="Didot"/>
        </w:rPr>
      </w:pPr>
      <w:bookmarkStart w:id="171" w:name="OLE_LINK75"/>
      <w:bookmarkStart w:id="172" w:name="OLE_LINK76"/>
      <w:r w:rsidRPr="00787B6B">
        <w:rPr>
          <w:rFonts w:ascii="Garamond" w:hAnsi="Garamond" w:cs="Didot"/>
        </w:rPr>
        <w:t xml:space="preserve">Annotate </w:t>
      </w:r>
      <w:bookmarkEnd w:id="171"/>
      <w:bookmarkEnd w:id="172"/>
      <w:r w:rsidRPr="00787B6B">
        <w:rPr>
          <w:rFonts w:ascii="Garamond" w:hAnsi="Garamond" w:cs="Didot"/>
        </w:rPr>
        <w:t xml:space="preserve">the id with </w:t>
      </w:r>
      <w:r w:rsidRPr="00787B6B">
        <w:rPr>
          <w:rStyle w:val="lit"/>
          <w:b/>
          <w:bCs/>
          <w:color w:val="4285F4"/>
          <w:sz w:val="21"/>
          <w:szCs w:val="21"/>
        </w:rPr>
        <w:t>@PrimaryKey</w:t>
      </w:r>
      <w:r w:rsidRPr="0018237C">
        <w:rPr>
          <w:rStyle w:val="pun"/>
          <w:b/>
          <w:bCs/>
          <w:color w:val="37474F"/>
          <w:sz w:val="21"/>
          <w:szCs w:val="21"/>
        </w:rPr>
        <w:t>(</w:t>
      </w:r>
      <w:r w:rsidRPr="0018237C">
        <w:rPr>
          <w:rStyle w:val="pln"/>
          <w:b/>
          <w:bCs/>
          <w:color w:val="37474F"/>
          <w:sz w:val="21"/>
          <w:szCs w:val="21"/>
        </w:rPr>
        <w:t xml:space="preserve">autoGenerate </w:t>
      </w:r>
      <w:r w:rsidRPr="0018237C">
        <w:rPr>
          <w:rStyle w:val="pun"/>
          <w:b/>
          <w:bCs/>
          <w:color w:val="37474F"/>
          <w:sz w:val="21"/>
          <w:szCs w:val="21"/>
        </w:rPr>
        <w:t>=</w:t>
      </w:r>
      <w:r w:rsidRPr="0018237C">
        <w:rPr>
          <w:rStyle w:val="pln"/>
          <w:b/>
          <w:bCs/>
          <w:color w:val="37474F"/>
          <w:sz w:val="21"/>
          <w:szCs w:val="21"/>
        </w:rPr>
        <w:t xml:space="preserve"> </w:t>
      </w:r>
      <w:r w:rsidRPr="0018237C">
        <w:rPr>
          <w:rStyle w:val="kwd"/>
          <w:b/>
          <w:bCs/>
          <w:color w:val="F538A0"/>
          <w:sz w:val="21"/>
          <w:szCs w:val="21"/>
        </w:rPr>
        <w:t>true</w:t>
      </w:r>
      <w:r w:rsidRPr="0018237C">
        <w:rPr>
          <w:rStyle w:val="pun"/>
          <w:b/>
          <w:bCs/>
          <w:color w:val="37474F"/>
          <w:sz w:val="21"/>
          <w:szCs w:val="21"/>
        </w:rPr>
        <w:t>)</w:t>
      </w:r>
    </w:p>
    <w:p w14:paraId="6FCFAFCB" w14:textId="2DF3F7FB" w:rsidR="00304243" w:rsidRPr="0052778A" w:rsidRDefault="00012F8B" w:rsidP="0052778A">
      <w:pPr>
        <w:pStyle w:val="ListParagraph"/>
        <w:numPr>
          <w:ilvl w:val="0"/>
          <w:numId w:val="20"/>
        </w:numPr>
        <w:contextualSpacing/>
        <w:jc w:val="both"/>
        <w:rPr>
          <w:rFonts w:ascii="Garamond" w:hAnsi="Garamond" w:cs="Didot"/>
        </w:rPr>
      </w:pPr>
      <w:r w:rsidRPr="0052778A">
        <w:rPr>
          <w:rFonts w:ascii="Garamond" w:hAnsi="Garamond" w:cs="Didot"/>
        </w:rPr>
        <w:t>Annotate the pid</w:t>
      </w:r>
      <w:ins w:id="173" w:author="Abdelkarim Erradi" w:date="2023-11-12T20:40:00Z">
        <w:r w:rsidR="007D174A">
          <w:rPr>
            <w:rFonts w:ascii="Garamond" w:hAnsi="Garamond" w:cs="Didot"/>
          </w:rPr>
          <w:t xml:space="preserve"> </w:t>
        </w:r>
      </w:ins>
      <w:r w:rsidRPr="0052778A">
        <w:rPr>
          <w:rFonts w:ascii="Garamond" w:hAnsi="Garamond" w:cs="Didot"/>
        </w:rPr>
        <w:t xml:space="preserve">(project id) with </w:t>
      </w:r>
      <w:r w:rsidRPr="00787B6B">
        <w:rPr>
          <w:rStyle w:val="lit"/>
          <w:color w:val="4285F4"/>
          <w:sz w:val="21"/>
          <w:szCs w:val="21"/>
        </w:rPr>
        <w:t>@ColumnInfo</w:t>
      </w:r>
      <w:r w:rsidRPr="00787B6B">
        <w:rPr>
          <w:rStyle w:val="pun"/>
          <w:color w:val="37474F"/>
          <w:sz w:val="21"/>
          <w:szCs w:val="21"/>
        </w:rPr>
        <w:t>(</w:t>
      </w:r>
      <w:r w:rsidRPr="0018237C">
        <w:rPr>
          <w:rStyle w:val="pln"/>
          <w:color w:val="37474F"/>
          <w:sz w:val="21"/>
          <w:szCs w:val="21"/>
        </w:rPr>
        <w:t xml:space="preserve">index </w:t>
      </w:r>
      <w:r w:rsidRPr="0018237C">
        <w:rPr>
          <w:rStyle w:val="pun"/>
          <w:color w:val="37474F"/>
          <w:sz w:val="21"/>
          <w:szCs w:val="21"/>
        </w:rPr>
        <w:t>=</w:t>
      </w:r>
      <w:r w:rsidRPr="0018237C">
        <w:rPr>
          <w:rStyle w:val="pln"/>
          <w:color w:val="37474F"/>
          <w:sz w:val="21"/>
          <w:szCs w:val="21"/>
        </w:rPr>
        <w:t xml:space="preserve"> </w:t>
      </w:r>
      <w:r w:rsidRPr="0018237C">
        <w:rPr>
          <w:rStyle w:val="str"/>
          <w:color w:val="34A853"/>
          <w:sz w:val="21"/>
          <w:szCs w:val="21"/>
        </w:rPr>
        <w:t>true)</w:t>
      </w:r>
    </w:p>
    <w:p w14:paraId="2A8D6444" w14:textId="77777777" w:rsidR="00012F8B" w:rsidRDefault="00012F8B" w:rsidP="00304243">
      <w:pPr>
        <w:contextualSpacing/>
        <w:jc w:val="both"/>
        <w:rPr>
          <w:rFonts w:ascii="Garamond" w:hAnsi="Garamond"/>
        </w:rPr>
      </w:pPr>
      <w:bookmarkStart w:id="174" w:name="OLE_LINK67"/>
      <w:bookmarkStart w:id="175" w:name="OLE_LINK68"/>
    </w:p>
    <w:p w14:paraId="6A7CC951" w14:textId="793DC2AE" w:rsidR="00012F8B" w:rsidRPr="00577D03" w:rsidRDefault="00012F8B">
      <w:pPr>
        <w:pStyle w:val="ListParagraph"/>
        <w:numPr>
          <w:ilvl w:val="0"/>
          <w:numId w:val="21"/>
        </w:numPr>
        <w:spacing w:after="120"/>
        <w:ind w:left="714" w:hanging="357"/>
        <w:jc w:val="both"/>
        <w:rPr>
          <w:rFonts w:ascii="Garamond" w:hAnsi="Garamond" w:cs="Didot"/>
          <w:b/>
          <w:bCs/>
          <w:color w:val="2F5496" w:themeColor="accent1" w:themeShade="BF"/>
          <w:sz w:val="30"/>
          <w:szCs w:val="30"/>
          <w:rPrChange w:id="176" w:author="Abdelkarim Erradi" w:date="2023-11-12T23:05:00Z">
            <w:rPr>
              <w:rFonts w:ascii="Garamond" w:hAnsi="Garamond" w:cs="Didot"/>
              <w:b/>
              <w:bCs/>
              <w:sz w:val="30"/>
              <w:szCs w:val="30"/>
              <w:u w:val="single"/>
            </w:rPr>
          </w:rPrChange>
        </w:rPr>
        <w:pPrChange w:id="177" w:author="Abdelkarim Erradi" w:date="2023-11-12T23:05:00Z">
          <w:pPr>
            <w:contextualSpacing/>
            <w:jc w:val="both"/>
          </w:pPr>
        </w:pPrChange>
      </w:pPr>
      <w:bookmarkStart w:id="178" w:name="OLE_LINK101"/>
      <w:bookmarkStart w:id="179" w:name="OLE_LINK102"/>
      <w:del w:id="180" w:author="Abdelkarim Erradi" w:date="2023-11-12T20:40:00Z">
        <w:r w:rsidRPr="00577D03">
          <w:rPr>
            <w:rFonts w:ascii="Garamond" w:hAnsi="Garamond" w:cs="Didot"/>
            <w:b/>
            <w:bCs/>
            <w:color w:val="2F5496" w:themeColor="accent1" w:themeShade="BF"/>
            <w:sz w:val="30"/>
            <w:szCs w:val="30"/>
            <w:rPrChange w:id="181" w:author="Abdelkarim Erradi" w:date="2023-11-12T23:05:00Z">
              <w:rPr>
                <w:rFonts w:ascii="Garamond" w:hAnsi="Garamond" w:cs="Didot"/>
                <w:b/>
                <w:bCs/>
                <w:sz w:val="30"/>
                <w:szCs w:val="30"/>
                <w:u w:val="single"/>
              </w:rPr>
            </w:rPrChange>
          </w:rPr>
          <w:delText>Task  2:</w:delText>
        </w:r>
      </w:del>
      <w:del w:id="182" w:author="Abdelkarim Erradi" w:date="2023-11-12T20:48:00Z">
        <w:r w:rsidRPr="00577D03">
          <w:rPr>
            <w:rFonts w:ascii="Garamond" w:hAnsi="Garamond" w:cs="Didot"/>
            <w:b/>
            <w:bCs/>
            <w:color w:val="2F5496" w:themeColor="accent1" w:themeShade="BF"/>
            <w:sz w:val="30"/>
            <w:szCs w:val="30"/>
            <w:rPrChange w:id="183" w:author="Abdelkarim Erradi" w:date="2023-11-12T23:05:00Z">
              <w:rPr>
                <w:rFonts w:ascii="Garamond" w:hAnsi="Garamond" w:cs="Didot"/>
                <w:b/>
                <w:bCs/>
                <w:sz w:val="30"/>
                <w:szCs w:val="30"/>
                <w:u w:val="single"/>
              </w:rPr>
            </w:rPrChange>
          </w:rPr>
          <w:delText xml:space="preserve"> </w:delText>
        </w:r>
      </w:del>
      <w:del w:id="184" w:author="Abdelkarim Erradi" w:date="2023-11-12T20:40:00Z">
        <w:r w:rsidRPr="00577D03">
          <w:rPr>
            <w:rFonts w:ascii="Garamond" w:hAnsi="Garamond" w:cs="Didot"/>
            <w:b/>
            <w:bCs/>
            <w:color w:val="2F5496" w:themeColor="accent1" w:themeShade="BF"/>
            <w:sz w:val="30"/>
            <w:szCs w:val="30"/>
            <w:rPrChange w:id="185" w:author="Abdelkarim Erradi" w:date="2023-11-12T23:05:00Z">
              <w:rPr>
                <w:rFonts w:ascii="Garamond" w:hAnsi="Garamond" w:cs="Didot"/>
                <w:b/>
                <w:bCs/>
                <w:sz w:val="30"/>
                <w:szCs w:val="30"/>
                <w:u w:val="single"/>
              </w:rPr>
            </w:rPrChange>
          </w:rPr>
          <w:delText xml:space="preserve">Creating </w:delText>
        </w:r>
      </w:del>
      <w:ins w:id="186" w:author="Abdelkarim Erradi" w:date="2023-11-12T20:40:00Z">
        <w:r w:rsidR="007D174A" w:rsidRPr="00577D03">
          <w:rPr>
            <w:rFonts w:ascii="Garamond" w:hAnsi="Garamond" w:cs="Didot"/>
            <w:b/>
            <w:bCs/>
            <w:color w:val="2F5496" w:themeColor="accent1" w:themeShade="BF"/>
            <w:sz w:val="30"/>
            <w:szCs w:val="30"/>
            <w:rPrChange w:id="187" w:author="Abdelkarim Erradi" w:date="2023-11-12T20:48:00Z">
              <w:rPr>
                <w:rFonts w:ascii="Garamond" w:hAnsi="Garamond" w:cs="Didot"/>
                <w:b/>
                <w:bCs/>
                <w:sz w:val="30"/>
                <w:szCs w:val="30"/>
                <w:u w:val="single"/>
              </w:rPr>
            </w:rPrChange>
          </w:rPr>
          <w:t xml:space="preserve">Create </w:t>
        </w:r>
      </w:ins>
      <w:del w:id="188" w:author="Abdelkarim Erradi" w:date="2023-11-12T20:48:00Z">
        <w:r w:rsidRPr="00577D03">
          <w:rPr>
            <w:rFonts w:ascii="Garamond" w:hAnsi="Garamond" w:cs="Didot"/>
            <w:b/>
            <w:bCs/>
            <w:color w:val="2F5496" w:themeColor="accent1" w:themeShade="BF"/>
            <w:sz w:val="30"/>
            <w:szCs w:val="30"/>
            <w:rPrChange w:id="189" w:author="Abdelkarim Erradi" w:date="2023-11-12T23:05:00Z">
              <w:rPr>
                <w:rFonts w:ascii="Garamond" w:hAnsi="Garamond" w:cs="Didot"/>
                <w:b/>
                <w:bCs/>
                <w:sz w:val="30"/>
                <w:szCs w:val="30"/>
                <w:u w:val="single"/>
              </w:rPr>
            </w:rPrChange>
          </w:rPr>
          <w:delText xml:space="preserve">the </w:delText>
        </w:r>
      </w:del>
      <w:ins w:id="190" w:author="Abdelkarim Erradi" w:date="2023-11-12T20:48:00Z">
        <w:r w:rsidR="00577D03">
          <w:rPr>
            <w:rFonts w:ascii="Garamond" w:hAnsi="Garamond" w:cs="Didot"/>
            <w:b/>
            <w:bCs/>
            <w:color w:val="2F5496" w:themeColor="accent1" w:themeShade="BF"/>
            <w:sz w:val="30"/>
            <w:szCs w:val="30"/>
          </w:rPr>
          <w:t>t</w:t>
        </w:r>
        <w:r w:rsidR="008D782D">
          <w:rPr>
            <w:rFonts w:ascii="Garamond" w:hAnsi="Garamond" w:cs="Didot"/>
            <w:b/>
            <w:bCs/>
            <w:color w:val="2F5496" w:themeColor="accent1" w:themeShade="BF"/>
            <w:sz w:val="30"/>
            <w:szCs w:val="30"/>
          </w:rPr>
          <w:t>he data sources as</w:t>
        </w:r>
        <w:r w:rsidR="00577D03" w:rsidRPr="00577D03">
          <w:rPr>
            <w:rFonts w:ascii="Garamond" w:hAnsi="Garamond" w:cs="Didot"/>
            <w:b/>
            <w:bCs/>
            <w:color w:val="2F5496" w:themeColor="accent1" w:themeShade="BF"/>
            <w:sz w:val="30"/>
            <w:szCs w:val="30"/>
            <w:rPrChange w:id="191" w:author="Abdelkarim Erradi" w:date="2023-11-12T20:48:00Z">
              <w:rPr>
                <w:rFonts w:ascii="Garamond" w:hAnsi="Garamond" w:cs="Didot"/>
                <w:b/>
                <w:bCs/>
                <w:sz w:val="30"/>
                <w:szCs w:val="30"/>
                <w:u w:val="single"/>
              </w:rPr>
            </w:rPrChange>
          </w:rPr>
          <w:t xml:space="preserve"> </w:t>
        </w:r>
      </w:ins>
      <w:r w:rsidRPr="00577D03">
        <w:rPr>
          <w:rFonts w:ascii="Garamond" w:hAnsi="Garamond" w:cs="Didot"/>
          <w:b/>
          <w:bCs/>
          <w:color w:val="2F5496" w:themeColor="accent1" w:themeShade="BF"/>
          <w:sz w:val="30"/>
          <w:szCs w:val="30"/>
          <w:rPrChange w:id="192" w:author="Abdelkarim Erradi" w:date="2023-11-12T23:05:00Z">
            <w:rPr>
              <w:rFonts w:ascii="Garamond" w:hAnsi="Garamond" w:cs="Didot"/>
              <w:b/>
              <w:bCs/>
              <w:sz w:val="30"/>
              <w:szCs w:val="30"/>
              <w:u w:val="single"/>
            </w:rPr>
          </w:rPrChange>
        </w:rPr>
        <w:t>DAO Interface</w:t>
      </w:r>
    </w:p>
    <w:bookmarkEnd w:id="178"/>
    <w:bookmarkEnd w:id="179"/>
    <w:p w14:paraId="423A27B5" w14:textId="3A3AA3F6" w:rsidR="00A52C80" w:rsidRDefault="00A52C80" w:rsidP="00012F8B">
      <w:pPr>
        <w:contextualSpacing/>
        <w:jc w:val="both"/>
        <w:rPr>
          <w:del w:id="193" w:author="Abdelkarim Erradi" w:date="2023-11-12T21:18:00Z"/>
          <w:rFonts w:ascii="Garamond" w:hAnsi="Garamond" w:cs="Didot"/>
          <w:b/>
          <w:bCs/>
          <w:sz w:val="30"/>
          <w:szCs w:val="30"/>
          <w:u w:val="single"/>
        </w:rPr>
      </w:pPr>
    </w:p>
    <w:p w14:paraId="1AE2F447" w14:textId="0A97C2E7" w:rsidR="00A52C80" w:rsidRPr="00A52C80" w:rsidRDefault="00A52C80" w:rsidP="00A52C80">
      <w:pPr>
        <w:contextualSpacing/>
        <w:jc w:val="both"/>
        <w:rPr>
          <w:moveFrom w:id="194" w:author="Abdelkarim Erradi" w:date="2023-11-12T21:19:00Z"/>
          <w:rFonts w:ascii="Garamond" w:hAnsi="Garamond"/>
        </w:rPr>
      </w:pPr>
      <w:moveFromRangeStart w:id="195" w:author="Abdelkarim Erradi" w:date="2023-11-12T21:19:00Z" w:name="move150716415"/>
      <w:moveFrom w:id="196" w:author="Abdelkarim Erradi" w:date="2023-11-12T21:19:00Z">
        <w:r w:rsidRPr="00A52C80">
          <w:rPr>
            <w:rFonts w:ascii="Garamond" w:hAnsi="Garamond"/>
          </w:rPr>
          <w:t xml:space="preserve">For the </w:t>
        </w:r>
        <w:r>
          <w:rPr>
            <w:rFonts w:ascii="Garamond" w:hAnsi="Garamond"/>
          </w:rPr>
          <w:t>todo app</w:t>
        </w:r>
        <w:r w:rsidRPr="00A52C80">
          <w:rPr>
            <w:rFonts w:ascii="Garamond" w:hAnsi="Garamond"/>
          </w:rPr>
          <w:t xml:space="preserve"> </w:t>
        </w:r>
        <w:r w:rsidR="00263141">
          <w:rPr>
            <w:rFonts w:ascii="Garamond" w:hAnsi="Garamond"/>
          </w:rPr>
          <w:t>should allow</w:t>
        </w:r>
        <w:r w:rsidRPr="00A52C80">
          <w:rPr>
            <w:rFonts w:ascii="Garamond" w:hAnsi="Garamond"/>
          </w:rPr>
          <w:t xml:space="preserve"> the following:</w:t>
        </w:r>
      </w:moveFrom>
    </w:p>
    <w:p w14:paraId="0FC217BF" w14:textId="5F08D294" w:rsidR="00A52C80" w:rsidRPr="00A52C80" w:rsidRDefault="00263141" w:rsidP="00A52C80">
      <w:pPr>
        <w:numPr>
          <w:ilvl w:val="0"/>
          <w:numId w:val="9"/>
        </w:numPr>
        <w:contextualSpacing/>
        <w:jc w:val="both"/>
        <w:rPr>
          <w:moveFrom w:id="197" w:author="Abdelkarim Erradi" w:date="2023-11-12T21:19:00Z"/>
          <w:rFonts w:ascii="Garamond" w:hAnsi="Garamond"/>
        </w:rPr>
      </w:pPr>
      <w:moveFrom w:id="198" w:author="Abdelkarim Erradi" w:date="2023-11-12T21:19:00Z">
        <w:r>
          <w:rPr>
            <w:rFonts w:ascii="Garamond" w:hAnsi="Garamond"/>
            <w:b/>
            <w:bCs/>
          </w:rPr>
          <w:t xml:space="preserve">Add </w:t>
        </w:r>
        <w:r w:rsidRPr="0052778A">
          <w:rPr>
            <w:rFonts w:ascii="Garamond" w:hAnsi="Garamond"/>
          </w:rPr>
          <w:t>a</w:t>
        </w:r>
        <w:r w:rsidRPr="00A52C80">
          <w:rPr>
            <w:rFonts w:ascii="Garamond" w:hAnsi="Garamond"/>
          </w:rPr>
          <w:t> </w:t>
        </w:r>
        <w:r w:rsidR="00A52C80" w:rsidRPr="00A52C80">
          <w:rPr>
            <w:rFonts w:ascii="Garamond" w:hAnsi="Garamond"/>
          </w:rPr>
          <w:t xml:space="preserve">new </w:t>
        </w:r>
        <w:r w:rsidR="00A52C80">
          <w:rPr>
            <w:rFonts w:ascii="Garamond" w:hAnsi="Garamond"/>
          </w:rPr>
          <w:t>project</w:t>
        </w:r>
      </w:moveFrom>
    </w:p>
    <w:p w14:paraId="2415A699" w14:textId="4CCF2BDF" w:rsidR="00A52C80" w:rsidRDefault="00A52C80" w:rsidP="00A52C80">
      <w:pPr>
        <w:numPr>
          <w:ilvl w:val="0"/>
          <w:numId w:val="9"/>
        </w:numPr>
        <w:contextualSpacing/>
        <w:jc w:val="both"/>
        <w:rPr>
          <w:moveFrom w:id="199" w:author="Abdelkarim Erradi" w:date="2023-11-12T21:19:00Z"/>
          <w:rFonts w:ascii="Garamond" w:hAnsi="Garamond"/>
        </w:rPr>
      </w:pPr>
      <w:bookmarkStart w:id="200" w:name="OLE_LINK82"/>
      <w:bookmarkStart w:id="201" w:name="OLE_LINK83"/>
      <w:moveFrom w:id="202" w:author="Abdelkarim Erradi" w:date="2023-11-12T21:19:00Z">
        <w:r w:rsidRPr="00A52C80">
          <w:rPr>
            <w:rFonts w:ascii="Garamond" w:hAnsi="Garamond"/>
            <w:b/>
            <w:bCs/>
          </w:rPr>
          <w:t>Update</w:t>
        </w:r>
        <w:r w:rsidRPr="00A52C80">
          <w:rPr>
            <w:rFonts w:ascii="Garamond" w:hAnsi="Garamond"/>
          </w:rPr>
          <w:t xml:space="preserve"> an existing </w:t>
        </w:r>
        <w:r>
          <w:rPr>
            <w:rFonts w:ascii="Garamond" w:hAnsi="Garamond"/>
          </w:rPr>
          <w:t xml:space="preserve">project </w:t>
        </w:r>
        <w:bookmarkEnd w:id="200"/>
        <w:bookmarkEnd w:id="201"/>
      </w:moveFrom>
    </w:p>
    <w:p w14:paraId="168AAEF2" w14:textId="5F8B72DF" w:rsidR="00263141" w:rsidRPr="00A52C80" w:rsidRDefault="00263141" w:rsidP="00263141">
      <w:pPr>
        <w:numPr>
          <w:ilvl w:val="0"/>
          <w:numId w:val="9"/>
        </w:numPr>
        <w:contextualSpacing/>
        <w:jc w:val="both"/>
        <w:rPr>
          <w:moveFrom w:id="203" w:author="Abdelkarim Erradi" w:date="2023-11-12T21:19:00Z"/>
          <w:rFonts w:ascii="Garamond" w:hAnsi="Garamond"/>
        </w:rPr>
      </w:pPr>
      <w:moveFrom w:id="204" w:author="Abdelkarim Erradi" w:date="2023-11-12T21:19:00Z">
        <w:r w:rsidRPr="00A52C80">
          <w:rPr>
            <w:rFonts w:ascii="Garamond" w:hAnsi="Garamond"/>
            <w:b/>
            <w:bCs/>
          </w:rPr>
          <w:t xml:space="preserve">Get </w:t>
        </w:r>
        <w:r w:rsidRPr="0052778A">
          <w:rPr>
            <w:rFonts w:ascii="Garamond" w:hAnsi="Garamond"/>
          </w:rPr>
          <w:t>all projects</w:t>
        </w:r>
      </w:moveFrom>
    </w:p>
    <w:p w14:paraId="39A6A471" w14:textId="17752EC9" w:rsidR="00263141" w:rsidRPr="00A52C80" w:rsidRDefault="00263141" w:rsidP="00263141">
      <w:pPr>
        <w:numPr>
          <w:ilvl w:val="0"/>
          <w:numId w:val="9"/>
        </w:numPr>
        <w:contextualSpacing/>
        <w:jc w:val="both"/>
        <w:rPr>
          <w:moveFrom w:id="205" w:author="Abdelkarim Erradi" w:date="2023-11-12T21:19:00Z"/>
          <w:rFonts w:ascii="Garamond" w:hAnsi="Garamond"/>
        </w:rPr>
      </w:pPr>
      <w:moveFrom w:id="206" w:author="Abdelkarim Erradi" w:date="2023-11-12T21:19:00Z">
        <w:r>
          <w:rPr>
            <w:rFonts w:ascii="Garamond" w:hAnsi="Garamond"/>
            <w:b/>
            <w:bCs/>
          </w:rPr>
          <w:t>Delete</w:t>
        </w:r>
        <w:r w:rsidRPr="00A52C80">
          <w:rPr>
            <w:rFonts w:ascii="Garamond" w:hAnsi="Garamond"/>
            <w:b/>
            <w:bCs/>
          </w:rPr>
          <w:t xml:space="preserve"> </w:t>
        </w:r>
        <w:r w:rsidRPr="00A52C80">
          <w:rPr>
            <w:rFonts w:ascii="Garamond" w:hAnsi="Garamond"/>
          </w:rPr>
          <w:t>a project</w:t>
        </w:r>
        <w:r>
          <w:rPr>
            <w:rFonts w:ascii="Garamond" w:hAnsi="Garamond"/>
            <w:b/>
            <w:bCs/>
          </w:rPr>
          <w:t xml:space="preserve"> and </w:t>
        </w:r>
        <w:r w:rsidRPr="00A52C80">
          <w:rPr>
            <w:rFonts w:ascii="Garamond" w:hAnsi="Garamond"/>
          </w:rPr>
          <w:t>all associated</w:t>
        </w:r>
        <w:r>
          <w:rPr>
            <w:rFonts w:ascii="Garamond" w:hAnsi="Garamond"/>
            <w:b/>
            <w:bCs/>
          </w:rPr>
          <w:t xml:space="preserve"> Todos</w:t>
        </w:r>
      </w:moveFrom>
    </w:p>
    <w:p w14:paraId="331513C1" w14:textId="02405E3C" w:rsidR="00263141" w:rsidRPr="00787B6B" w:rsidRDefault="00263141" w:rsidP="00A52C80">
      <w:pPr>
        <w:numPr>
          <w:ilvl w:val="0"/>
          <w:numId w:val="9"/>
        </w:numPr>
        <w:contextualSpacing/>
        <w:jc w:val="both"/>
        <w:rPr>
          <w:moveFrom w:id="207" w:author="Abdelkarim Erradi" w:date="2023-11-12T21:19:00Z"/>
          <w:rFonts w:ascii="Garamond" w:hAnsi="Garamond"/>
        </w:rPr>
      </w:pPr>
      <w:moveFrom w:id="208" w:author="Abdelkarim Erradi" w:date="2023-11-12T21:19:00Z">
        <w:r>
          <w:rPr>
            <w:rFonts w:ascii="Garamond" w:hAnsi="Garamond"/>
            <w:b/>
            <w:bCs/>
          </w:rPr>
          <w:t xml:space="preserve">Add </w:t>
        </w:r>
        <w:r w:rsidRPr="0052778A">
          <w:rPr>
            <w:rFonts w:ascii="Garamond" w:hAnsi="Garamond"/>
          </w:rPr>
          <w:t xml:space="preserve">a </w:t>
        </w:r>
        <w:r>
          <w:rPr>
            <w:rFonts w:ascii="Garamond" w:hAnsi="Garamond"/>
          </w:rPr>
          <w:t xml:space="preserve">new </w:t>
        </w:r>
        <w:r w:rsidRPr="0052778A">
          <w:rPr>
            <w:rFonts w:ascii="Garamond" w:hAnsi="Garamond"/>
          </w:rPr>
          <w:t>todo</w:t>
        </w:r>
      </w:moveFrom>
    </w:p>
    <w:p w14:paraId="6BDD0E43" w14:textId="7F6195C6" w:rsidR="00A52C80" w:rsidRPr="00A52C80" w:rsidRDefault="00A52C80" w:rsidP="00A52C80">
      <w:pPr>
        <w:numPr>
          <w:ilvl w:val="0"/>
          <w:numId w:val="9"/>
        </w:numPr>
        <w:contextualSpacing/>
        <w:jc w:val="both"/>
        <w:rPr>
          <w:moveFrom w:id="209" w:author="Abdelkarim Erradi" w:date="2023-11-12T21:19:00Z"/>
          <w:rFonts w:ascii="Garamond" w:hAnsi="Garamond"/>
        </w:rPr>
      </w:pPr>
      <w:moveFrom w:id="210" w:author="Abdelkarim Erradi" w:date="2023-11-12T21:19:00Z">
        <w:r w:rsidRPr="00A52C80">
          <w:rPr>
            <w:rFonts w:ascii="Garamond" w:hAnsi="Garamond"/>
            <w:b/>
            <w:bCs/>
          </w:rPr>
          <w:t>Update</w:t>
        </w:r>
        <w:r w:rsidRPr="00A52C80">
          <w:rPr>
            <w:rFonts w:ascii="Garamond" w:hAnsi="Garamond"/>
          </w:rPr>
          <w:t xml:space="preserve"> an existing </w:t>
        </w:r>
        <w:r>
          <w:rPr>
            <w:rFonts w:ascii="Garamond" w:hAnsi="Garamond"/>
          </w:rPr>
          <w:t>todo</w:t>
        </w:r>
      </w:moveFrom>
    </w:p>
    <w:p w14:paraId="6DA4F580" w14:textId="2F6B6093" w:rsidR="00A52C80" w:rsidRPr="00263141" w:rsidRDefault="00A52C80" w:rsidP="00A52C80">
      <w:pPr>
        <w:numPr>
          <w:ilvl w:val="0"/>
          <w:numId w:val="9"/>
        </w:numPr>
        <w:contextualSpacing/>
        <w:jc w:val="both"/>
        <w:rPr>
          <w:moveFrom w:id="211" w:author="Abdelkarim Erradi" w:date="2023-11-12T21:19:00Z"/>
          <w:rFonts w:ascii="Garamond" w:hAnsi="Garamond"/>
        </w:rPr>
      </w:pPr>
      <w:moveFrom w:id="212" w:author="Abdelkarim Erradi" w:date="2023-11-12T21:19:00Z">
        <w:r w:rsidRPr="00A52C80">
          <w:rPr>
            <w:rFonts w:ascii="Garamond" w:hAnsi="Garamond"/>
            <w:b/>
            <w:bCs/>
          </w:rPr>
          <w:t>Get</w:t>
        </w:r>
        <w:r w:rsidRPr="00A52C80">
          <w:rPr>
            <w:rFonts w:ascii="Garamond" w:hAnsi="Garamond"/>
          </w:rPr>
          <w:t> </w:t>
        </w:r>
        <w:r w:rsidRPr="0052778A">
          <w:rPr>
            <w:rFonts w:ascii="Garamond" w:hAnsi="Garamond"/>
          </w:rPr>
          <w:t>all todos</w:t>
        </w:r>
        <w:r w:rsidRPr="00787B6B">
          <w:rPr>
            <w:rFonts w:ascii="Garamond" w:hAnsi="Garamond"/>
          </w:rPr>
          <w:t xml:space="preserve"> for </w:t>
        </w:r>
        <w:r w:rsidR="00263141" w:rsidRPr="00263141">
          <w:rPr>
            <w:rFonts w:ascii="Garamond" w:hAnsi="Garamond"/>
          </w:rPr>
          <w:t>a</w:t>
        </w:r>
        <w:r w:rsidRPr="00263141">
          <w:rPr>
            <w:rFonts w:ascii="Garamond" w:hAnsi="Garamond"/>
          </w:rPr>
          <w:t xml:space="preserve"> project </w:t>
        </w:r>
        <w:r w:rsidR="00263141" w:rsidRPr="00263141">
          <w:rPr>
            <w:rFonts w:ascii="Garamond" w:hAnsi="Garamond"/>
          </w:rPr>
          <w:t>id</w:t>
        </w:r>
      </w:moveFrom>
    </w:p>
    <w:p w14:paraId="2E299068" w14:textId="7FA7C6FF" w:rsidR="00A52C80" w:rsidRDefault="00A52C80" w:rsidP="00A52C80">
      <w:pPr>
        <w:numPr>
          <w:ilvl w:val="0"/>
          <w:numId w:val="9"/>
        </w:numPr>
        <w:contextualSpacing/>
        <w:jc w:val="both"/>
        <w:rPr>
          <w:moveFrom w:id="213" w:author="Abdelkarim Erradi" w:date="2023-11-12T21:19:00Z"/>
          <w:rFonts w:ascii="Garamond" w:hAnsi="Garamond"/>
        </w:rPr>
      </w:pPr>
      <w:moveFrom w:id="214" w:author="Abdelkarim Erradi" w:date="2023-11-12T21:19:00Z">
        <w:r w:rsidRPr="00A52C80">
          <w:rPr>
            <w:rFonts w:ascii="Garamond" w:hAnsi="Garamond"/>
            <w:b/>
            <w:bCs/>
          </w:rPr>
          <w:t>Delete</w:t>
        </w:r>
        <w:r w:rsidRPr="00A52C80">
          <w:rPr>
            <w:rFonts w:ascii="Garamond" w:hAnsi="Garamond"/>
          </w:rPr>
          <w:t> </w:t>
        </w:r>
        <w:r w:rsidR="00C209A8">
          <w:rPr>
            <w:rFonts w:ascii="Garamond" w:hAnsi="Garamond"/>
          </w:rPr>
          <w:t xml:space="preserve">a specific </w:t>
        </w:r>
        <w:r>
          <w:rPr>
            <w:rFonts w:ascii="Garamond" w:hAnsi="Garamond"/>
          </w:rPr>
          <w:t>todo.</w:t>
        </w:r>
      </w:moveFrom>
    </w:p>
    <w:moveFromRangeEnd w:id="195"/>
    <w:p w14:paraId="54B9E339" w14:textId="636AD3EE" w:rsidR="00263141" w:rsidRDefault="00263141" w:rsidP="0052778A">
      <w:pPr>
        <w:pStyle w:val="ListParagraph"/>
        <w:contextualSpacing/>
        <w:jc w:val="both"/>
        <w:rPr>
          <w:del w:id="215" w:author="Abdelkarim Erradi" w:date="2023-11-12T21:19:00Z"/>
          <w:rFonts w:ascii="Garamond" w:hAnsi="Garamond"/>
        </w:rPr>
      </w:pPr>
    </w:p>
    <w:p w14:paraId="34087C4B" w14:textId="6F23F9EA" w:rsidR="00BD6F69" w:rsidRPr="00D13879" w:rsidRDefault="00BD6F69" w:rsidP="00BD6F69">
      <w:pPr>
        <w:pStyle w:val="ListParagraph"/>
        <w:numPr>
          <w:ilvl w:val="0"/>
          <w:numId w:val="10"/>
        </w:numPr>
        <w:spacing w:after="120"/>
        <w:ind w:left="714" w:hanging="357"/>
        <w:jc w:val="both"/>
        <w:rPr>
          <w:ins w:id="216" w:author="Abdelkarim Erradi" w:date="2023-11-12T20:51:00Z"/>
          <w:rFonts w:ascii="Garamond" w:hAnsi="Garamond"/>
          <w:rPrChange w:id="217" w:author="Abdelkarim Erradi" w:date="2023-11-12T20:51:00Z">
            <w:rPr>
              <w:ins w:id="218" w:author="Abdelkarim Erradi" w:date="2023-11-12T20:51:00Z"/>
              <w:rFonts w:ascii="Garamond" w:hAnsi="Garamond"/>
              <w:lang w:val="en-US"/>
            </w:rPr>
          </w:rPrChange>
        </w:rPr>
      </w:pPr>
      <w:ins w:id="219" w:author="Abdelkarim Erradi" w:date="2023-11-12T20:50:00Z">
        <w:r>
          <w:rPr>
            <w:rFonts w:ascii="Garamond" w:hAnsi="Garamond"/>
          </w:rPr>
          <w:t xml:space="preserve">Create </w:t>
        </w:r>
        <w:r>
          <w:rPr>
            <w:rFonts w:ascii="Consolas" w:hAnsi="Consolas"/>
            <w:b/>
            <w:bCs/>
          </w:rPr>
          <w:t>Project</w:t>
        </w:r>
        <w:r w:rsidRPr="00041CAA">
          <w:rPr>
            <w:rFonts w:ascii="Consolas" w:hAnsi="Consolas"/>
            <w:b/>
            <w:bCs/>
          </w:rPr>
          <w:t>Dao</w:t>
        </w:r>
        <w:r>
          <w:rPr>
            <w:rFonts w:ascii="Garamond" w:hAnsi="Garamond"/>
          </w:rPr>
          <w:t xml:space="preserve"> interface under the </w:t>
        </w:r>
        <w:r w:rsidRPr="00041CAA">
          <w:rPr>
            <w:rFonts w:ascii="Consolas" w:hAnsi="Consolas"/>
            <w:b/>
            <w:bCs/>
          </w:rPr>
          <w:t>datasource</w:t>
        </w:r>
        <w:r>
          <w:rPr>
            <w:rFonts w:ascii="Garamond" w:hAnsi="Garamond"/>
          </w:rPr>
          <w:t xml:space="preserve"> package and annotate with </w:t>
        </w:r>
        <w:r>
          <w:rPr>
            <w:rStyle w:val="lit"/>
            <w:color w:val="4285F4"/>
            <w:sz w:val="21"/>
            <w:szCs w:val="21"/>
          </w:rPr>
          <w:t>@Dao</w:t>
        </w:r>
        <w:r w:rsidRPr="00041CAA">
          <w:rPr>
            <w:rFonts w:ascii="Garamond" w:hAnsi="Garamond"/>
          </w:rPr>
          <w:t>. Then add the following methods.</w:t>
        </w:r>
        <w:r>
          <w:rPr>
            <w:rFonts w:ascii="Garamond" w:hAnsi="Garamond"/>
          </w:rPr>
          <w:t xml:space="preserve"> Annotate the methods with the appropriate </w:t>
        </w:r>
        <w:r w:rsidRPr="001B66D9">
          <w:rPr>
            <w:rFonts w:ascii="Garamond" w:hAnsi="Garamond"/>
            <w:lang w:val="en-US"/>
          </w:rPr>
          <w:t>@Query</w:t>
        </w:r>
        <w:r>
          <w:rPr>
            <w:rFonts w:ascii="Garamond" w:hAnsi="Garamond"/>
            <w:lang w:val="en-US"/>
          </w:rPr>
          <w:t xml:space="preserve">, </w:t>
        </w:r>
        <w:r w:rsidRPr="001B66D9" w:rsidDel="00404665">
          <w:rPr>
            <w:rFonts w:ascii="Garamond" w:hAnsi="Garamond"/>
            <w:lang w:val="en-US"/>
          </w:rPr>
          <w:t>@</w:t>
        </w:r>
        <w:r>
          <w:rPr>
            <w:rFonts w:ascii="Garamond" w:hAnsi="Garamond"/>
            <w:lang w:val="en-US"/>
          </w:rPr>
          <w:t xml:space="preserve">Delete , @Insert , @Upsert annotations. </w:t>
        </w:r>
      </w:ins>
      <w:ins w:id="220" w:author="Abdelkarim Erradi" w:date="2023-11-12T20:51:00Z">
        <w:r w:rsidR="00D13879">
          <w:rPr>
            <w:rFonts w:ascii="Garamond" w:hAnsi="Garamond"/>
            <w:lang w:val="en-US"/>
          </w:rPr>
          <w:t>E.g.,</w:t>
        </w:r>
      </w:ins>
    </w:p>
    <w:p w14:paraId="7AB1E7E6" w14:textId="77777777" w:rsidR="00D13879" w:rsidRPr="00D13879" w:rsidRDefault="00D13879">
      <w:pPr>
        <w:pStyle w:val="HTMLPreformatted"/>
        <w:shd w:val="clear" w:color="auto" w:fill="FFFFFF"/>
        <w:spacing w:line="312" w:lineRule="auto"/>
        <w:ind w:left="720"/>
        <w:rPr>
          <w:moveTo w:id="221" w:author="Abdelkarim Erradi" w:date="2023-11-12T20:51:00Z"/>
          <w:rFonts w:ascii="Consolas" w:hAnsi="Consolas" w:cs="Menlo"/>
          <w:color w:val="080808"/>
          <w:rPrChange w:id="222" w:author="Abdelkarim Erradi" w:date="2023-11-12T20:51:00Z">
            <w:rPr>
              <w:moveTo w:id="223" w:author="Abdelkarim Erradi" w:date="2023-11-12T20:51:00Z"/>
              <w:rFonts w:ascii="Menlo" w:hAnsi="Menlo" w:cs="Menlo"/>
              <w:color w:val="080808"/>
              <w:sz w:val="18"/>
              <w:szCs w:val="18"/>
            </w:rPr>
          </w:rPrChange>
        </w:rPr>
        <w:pPrChange w:id="224" w:author="Abdelkarim Erradi" w:date="2023-11-12T20:52:00Z">
          <w:pPr>
            <w:pStyle w:val="HTMLPreformatted"/>
            <w:numPr>
              <w:numId w:val="10"/>
            </w:numPr>
            <w:shd w:val="clear" w:color="auto" w:fill="FFFFFF"/>
            <w:ind w:left="720" w:hanging="360"/>
          </w:pPr>
        </w:pPrChange>
      </w:pPr>
      <w:moveToRangeStart w:id="225" w:author="Abdelkarim Erradi" w:date="2023-11-12T20:51:00Z" w:name="move150714694"/>
      <w:moveTo w:id="226" w:author="Abdelkarim Erradi" w:date="2023-11-12T20:51:00Z">
        <w:r w:rsidRPr="00D13879">
          <w:rPr>
            <w:rFonts w:ascii="Consolas" w:hAnsi="Consolas" w:cs="Menlo"/>
            <w:color w:val="9E880D"/>
            <w:rPrChange w:id="227" w:author="Abdelkarim Erradi" w:date="2023-11-12T20:51:00Z">
              <w:rPr>
                <w:rFonts w:ascii="Menlo" w:hAnsi="Menlo" w:cs="Menlo"/>
                <w:color w:val="9E880D"/>
                <w:sz w:val="18"/>
                <w:szCs w:val="18"/>
              </w:rPr>
            </w:rPrChange>
          </w:rPr>
          <w:t>@Query</w:t>
        </w:r>
        <w:r w:rsidRPr="00D13879">
          <w:rPr>
            <w:rFonts w:ascii="Consolas" w:hAnsi="Consolas" w:cs="Menlo"/>
            <w:color w:val="080808"/>
            <w:rPrChange w:id="228" w:author="Abdelkarim Erradi" w:date="2023-11-12T20:51:00Z">
              <w:rPr>
                <w:rFonts w:ascii="Menlo" w:hAnsi="Menlo" w:cs="Menlo"/>
                <w:color w:val="080808"/>
                <w:sz w:val="18"/>
                <w:szCs w:val="18"/>
              </w:rPr>
            </w:rPrChange>
          </w:rPr>
          <w:t>(</w:t>
        </w:r>
        <w:r w:rsidRPr="00D13879">
          <w:rPr>
            <w:rFonts w:ascii="Consolas" w:hAnsi="Consolas" w:cs="Menlo"/>
            <w:color w:val="067D17"/>
            <w:rPrChange w:id="229" w:author="Abdelkarim Erradi" w:date="2023-11-12T20:51:00Z">
              <w:rPr>
                <w:rFonts w:ascii="Menlo" w:hAnsi="Menlo" w:cs="Menlo"/>
                <w:color w:val="067D17"/>
                <w:sz w:val="18"/>
                <w:szCs w:val="18"/>
              </w:rPr>
            </w:rPrChange>
          </w:rPr>
          <w:t>"select * from Project"</w:t>
        </w:r>
        <w:r w:rsidRPr="00D13879">
          <w:rPr>
            <w:rFonts w:ascii="Consolas" w:hAnsi="Consolas" w:cs="Menlo"/>
            <w:color w:val="080808"/>
            <w:rPrChange w:id="230" w:author="Abdelkarim Erradi" w:date="2023-11-12T20:51:00Z">
              <w:rPr>
                <w:rFonts w:ascii="Menlo" w:hAnsi="Menlo" w:cs="Menlo"/>
                <w:color w:val="080808"/>
                <w:sz w:val="18"/>
                <w:szCs w:val="18"/>
              </w:rPr>
            </w:rPrChange>
          </w:rPr>
          <w:t>)</w:t>
        </w:r>
        <w:r w:rsidRPr="00D13879">
          <w:rPr>
            <w:rFonts w:ascii="Consolas" w:hAnsi="Consolas" w:cs="Menlo"/>
            <w:color w:val="080808"/>
            <w:rPrChange w:id="231" w:author="Abdelkarim Erradi" w:date="2023-11-12T20:51:00Z">
              <w:rPr>
                <w:rFonts w:ascii="Menlo" w:hAnsi="Menlo" w:cs="Menlo"/>
                <w:color w:val="080808"/>
                <w:sz w:val="18"/>
                <w:szCs w:val="18"/>
              </w:rPr>
            </w:rPrChange>
          </w:rPr>
          <w:br/>
        </w:r>
        <w:r w:rsidRPr="00D13879">
          <w:rPr>
            <w:rFonts w:ascii="Consolas" w:hAnsi="Consolas" w:cs="Menlo"/>
            <w:color w:val="0033B3"/>
            <w:rPrChange w:id="232" w:author="Abdelkarim Erradi" w:date="2023-11-12T20:51:00Z">
              <w:rPr>
                <w:rFonts w:ascii="Menlo" w:hAnsi="Menlo" w:cs="Menlo"/>
                <w:color w:val="0033B3"/>
                <w:sz w:val="18"/>
                <w:szCs w:val="18"/>
              </w:rPr>
            </w:rPrChange>
          </w:rPr>
          <w:t xml:space="preserve">fun </w:t>
        </w:r>
        <w:r w:rsidRPr="00D13879">
          <w:rPr>
            <w:rFonts w:ascii="Consolas" w:hAnsi="Consolas" w:cs="Menlo"/>
            <w:color w:val="00627A"/>
            <w:rPrChange w:id="233" w:author="Abdelkarim Erradi" w:date="2023-11-12T20:51:00Z">
              <w:rPr>
                <w:rFonts w:ascii="Menlo" w:hAnsi="Menlo" w:cs="Menlo"/>
                <w:color w:val="00627A"/>
                <w:sz w:val="18"/>
                <w:szCs w:val="18"/>
              </w:rPr>
            </w:rPrChange>
          </w:rPr>
          <w:t>observeProjects</w:t>
        </w:r>
        <w:r w:rsidRPr="00D13879">
          <w:rPr>
            <w:rFonts w:ascii="Consolas" w:hAnsi="Consolas" w:cs="Menlo"/>
            <w:color w:val="080808"/>
            <w:rPrChange w:id="234" w:author="Abdelkarim Erradi" w:date="2023-11-12T20:51:00Z">
              <w:rPr>
                <w:rFonts w:ascii="Menlo" w:hAnsi="Menlo" w:cs="Menlo"/>
                <w:color w:val="080808"/>
                <w:sz w:val="18"/>
                <w:szCs w:val="18"/>
              </w:rPr>
            </w:rPrChange>
          </w:rPr>
          <w:t xml:space="preserve">(): </w:t>
        </w:r>
        <w:r w:rsidRPr="00D13879">
          <w:rPr>
            <w:rFonts w:ascii="Consolas" w:hAnsi="Consolas" w:cs="Menlo"/>
            <w:color w:val="000000"/>
            <w:rPrChange w:id="235" w:author="Abdelkarim Erradi" w:date="2023-11-12T20:51:00Z">
              <w:rPr>
                <w:rFonts w:ascii="Menlo" w:hAnsi="Menlo" w:cs="Menlo"/>
                <w:color w:val="000000"/>
                <w:sz w:val="18"/>
                <w:szCs w:val="18"/>
              </w:rPr>
            </w:rPrChange>
          </w:rPr>
          <w:t>Flow</w:t>
        </w:r>
        <w:r w:rsidRPr="00D13879">
          <w:rPr>
            <w:rFonts w:ascii="Consolas" w:hAnsi="Consolas" w:cs="Menlo"/>
            <w:color w:val="080808"/>
            <w:rPrChange w:id="236" w:author="Abdelkarim Erradi" w:date="2023-11-12T20:51:00Z">
              <w:rPr>
                <w:rFonts w:ascii="Menlo" w:hAnsi="Menlo" w:cs="Menlo"/>
                <w:color w:val="080808"/>
                <w:sz w:val="18"/>
                <w:szCs w:val="18"/>
              </w:rPr>
            </w:rPrChange>
          </w:rPr>
          <w:t>&lt;</w:t>
        </w:r>
        <w:r w:rsidRPr="00D13879">
          <w:rPr>
            <w:rFonts w:ascii="Consolas" w:hAnsi="Consolas" w:cs="Menlo"/>
            <w:color w:val="000000"/>
            <w:rPrChange w:id="237" w:author="Abdelkarim Erradi" w:date="2023-11-12T20:51:00Z">
              <w:rPr>
                <w:rFonts w:ascii="Menlo" w:hAnsi="Menlo" w:cs="Menlo"/>
                <w:color w:val="000000"/>
                <w:sz w:val="18"/>
                <w:szCs w:val="18"/>
              </w:rPr>
            </w:rPrChange>
          </w:rPr>
          <w:t>List</w:t>
        </w:r>
        <w:r w:rsidRPr="00D13879">
          <w:rPr>
            <w:rFonts w:ascii="Consolas" w:hAnsi="Consolas" w:cs="Menlo"/>
            <w:color w:val="080808"/>
            <w:rPrChange w:id="238" w:author="Abdelkarim Erradi" w:date="2023-11-12T20:51:00Z">
              <w:rPr>
                <w:rFonts w:ascii="Menlo" w:hAnsi="Menlo" w:cs="Menlo"/>
                <w:color w:val="080808"/>
                <w:sz w:val="18"/>
                <w:szCs w:val="18"/>
              </w:rPr>
            </w:rPrChange>
          </w:rPr>
          <w:t>&lt;</w:t>
        </w:r>
        <w:r w:rsidRPr="00D13879">
          <w:rPr>
            <w:rFonts w:ascii="Consolas" w:hAnsi="Consolas" w:cs="Menlo"/>
            <w:color w:val="000000"/>
            <w:rPrChange w:id="239" w:author="Abdelkarim Erradi" w:date="2023-11-12T20:51:00Z">
              <w:rPr>
                <w:rFonts w:ascii="Menlo" w:hAnsi="Menlo" w:cs="Menlo"/>
                <w:color w:val="000000"/>
                <w:sz w:val="18"/>
                <w:szCs w:val="18"/>
              </w:rPr>
            </w:rPrChange>
          </w:rPr>
          <w:t>Project</w:t>
        </w:r>
        <w:r w:rsidRPr="00D13879">
          <w:rPr>
            <w:rFonts w:ascii="Consolas" w:hAnsi="Consolas" w:cs="Menlo"/>
            <w:color w:val="080808"/>
            <w:rPrChange w:id="240" w:author="Abdelkarim Erradi" w:date="2023-11-12T20:51:00Z">
              <w:rPr>
                <w:rFonts w:ascii="Menlo" w:hAnsi="Menlo" w:cs="Menlo"/>
                <w:color w:val="080808"/>
                <w:sz w:val="18"/>
                <w:szCs w:val="18"/>
              </w:rPr>
            </w:rPrChange>
          </w:rPr>
          <w:t>&gt;&gt;</w:t>
        </w:r>
      </w:moveTo>
    </w:p>
    <w:moveToRangeEnd w:id="225"/>
    <w:p w14:paraId="449509E9" w14:textId="06A66B1A" w:rsidR="00BD6F69" w:rsidRPr="00D13879" w:rsidRDefault="00BD6F69">
      <w:pPr>
        <w:pStyle w:val="HTMLPreformatted"/>
        <w:shd w:val="clear" w:color="auto" w:fill="FFFFFF"/>
        <w:spacing w:line="312" w:lineRule="auto"/>
        <w:ind w:left="720"/>
        <w:rPr>
          <w:ins w:id="241" w:author="Abdelkarim Erradi" w:date="2023-11-12T20:50:00Z"/>
          <w:rFonts w:ascii="Consolas" w:hAnsi="Consolas" w:cs="Menlo"/>
          <w:color w:val="080808"/>
          <w:sz w:val="22"/>
          <w:szCs w:val="22"/>
          <w:rPrChange w:id="242" w:author="Abdelkarim Erradi" w:date="2023-11-12T20:51:00Z">
            <w:rPr>
              <w:ins w:id="243" w:author="Abdelkarim Erradi" w:date="2023-11-12T20:50:00Z"/>
              <w:rFonts w:ascii="Menlo" w:hAnsi="Menlo" w:cs="Menlo"/>
              <w:color w:val="080808"/>
            </w:rPr>
          </w:rPrChange>
        </w:rPr>
        <w:pPrChange w:id="244" w:author="Abdelkarim Erradi" w:date="2023-11-12T20:52:00Z">
          <w:pPr>
            <w:pStyle w:val="HTMLPreformatted"/>
            <w:shd w:val="clear" w:color="auto" w:fill="FFFFFF"/>
            <w:ind w:left="720"/>
          </w:pPr>
        </w:pPrChange>
      </w:pPr>
      <w:ins w:id="245" w:author="Abdelkarim Erradi" w:date="2023-11-12T20:50:00Z">
        <w:r w:rsidRPr="00D13879">
          <w:rPr>
            <w:rFonts w:ascii="Consolas" w:hAnsi="Consolas" w:cs="Menlo"/>
            <w:color w:val="0033B3"/>
            <w:sz w:val="22"/>
            <w:szCs w:val="22"/>
            <w:rPrChange w:id="246" w:author="Abdelkarim Erradi" w:date="2023-11-12T20:51:00Z">
              <w:rPr>
                <w:rFonts w:ascii="Menlo" w:hAnsi="Menlo" w:cs="Menlo"/>
                <w:color w:val="0033B3"/>
              </w:rPr>
            </w:rPrChange>
          </w:rPr>
          <w:t xml:space="preserve">suspend fun </w:t>
        </w:r>
        <w:r w:rsidRPr="00D13879">
          <w:rPr>
            <w:rFonts w:ascii="Consolas" w:hAnsi="Consolas" w:cs="Menlo"/>
            <w:color w:val="00627A"/>
            <w:sz w:val="22"/>
            <w:szCs w:val="22"/>
            <w:rPrChange w:id="247" w:author="Abdelkarim Erradi" w:date="2023-11-12T20:51:00Z">
              <w:rPr>
                <w:rFonts w:ascii="Menlo" w:hAnsi="Menlo" w:cs="Menlo"/>
                <w:color w:val="00627A"/>
              </w:rPr>
            </w:rPrChange>
          </w:rPr>
          <w:t>addProject</w:t>
        </w:r>
        <w:r w:rsidRPr="00D13879">
          <w:rPr>
            <w:rFonts w:ascii="Consolas" w:hAnsi="Consolas" w:cs="Menlo"/>
            <w:color w:val="080808"/>
            <w:sz w:val="22"/>
            <w:szCs w:val="22"/>
            <w:rPrChange w:id="248" w:author="Abdelkarim Erradi" w:date="2023-11-12T20:51:00Z">
              <w:rPr>
                <w:rFonts w:ascii="Menlo" w:hAnsi="Menlo" w:cs="Menlo"/>
                <w:color w:val="080808"/>
              </w:rPr>
            </w:rPrChange>
          </w:rPr>
          <w:t xml:space="preserve">(project: </w:t>
        </w:r>
        <w:r w:rsidRPr="00D13879">
          <w:rPr>
            <w:rFonts w:ascii="Consolas" w:hAnsi="Consolas" w:cs="Menlo"/>
            <w:color w:val="000000"/>
            <w:sz w:val="22"/>
            <w:szCs w:val="22"/>
            <w:rPrChange w:id="249" w:author="Abdelkarim Erradi" w:date="2023-11-12T20:51:00Z">
              <w:rPr>
                <w:rFonts w:ascii="Menlo" w:hAnsi="Menlo" w:cs="Menlo"/>
                <w:color w:val="000000"/>
              </w:rPr>
            </w:rPrChange>
          </w:rPr>
          <w:t>Project</w:t>
        </w:r>
        <w:r w:rsidRPr="00D13879">
          <w:rPr>
            <w:rFonts w:ascii="Consolas" w:hAnsi="Consolas" w:cs="Menlo"/>
            <w:color w:val="080808"/>
            <w:sz w:val="22"/>
            <w:szCs w:val="22"/>
            <w:rPrChange w:id="250" w:author="Abdelkarim Erradi" w:date="2023-11-12T20:51:00Z">
              <w:rPr>
                <w:rFonts w:ascii="Menlo" w:hAnsi="Menlo" w:cs="Menlo"/>
                <w:color w:val="080808"/>
              </w:rPr>
            </w:rPrChange>
          </w:rPr>
          <w:t>)</w:t>
        </w:r>
      </w:ins>
    </w:p>
    <w:p w14:paraId="24AA001F" w14:textId="77777777" w:rsidR="00BD6F69" w:rsidRPr="00D13879" w:rsidRDefault="00BD6F69">
      <w:pPr>
        <w:pStyle w:val="HTMLPreformatted"/>
        <w:shd w:val="clear" w:color="auto" w:fill="FFFFFF"/>
        <w:spacing w:line="312" w:lineRule="auto"/>
        <w:ind w:left="720"/>
        <w:rPr>
          <w:ins w:id="251" w:author="Abdelkarim Erradi" w:date="2023-11-12T20:50:00Z"/>
          <w:rFonts w:ascii="Consolas" w:hAnsi="Consolas" w:cs="Menlo"/>
          <w:color w:val="080808"/>
          <w:sz w:val="22"/>
          <w:szCs w:val="22"/>
          <w:rPrChange w:id="252" w:author="Abdelkarim Erradi" w:date="2023-11-12T20:51:00Z">
            <w:rPr>
              <w:ins w:id="253" w:author="Abdelkarim Erradi" w:date="2023-11-12T20:50:00Z"/>
              <w:rFonts w:ascii="Menlo" w:hAnsi="Menlo" w:cs="Menlo"/>
              <w:color w:val="080808"/>
            </w:rPr>
          </w:rPrChange>
        </w:rPr>
        <w:pPrChange w:id="254" w:author="Abdelkarim Erradi" w:date="2023-11-12T20:52:00Z">
          <w:pPr>
            <w:pStyle w:val="HTMLPreformatted"/>
            <w:shd w:val="clear" w:color="auto" w:fill="FFFFFF"/>
            <w:ind w:left="720"/>
          </w:pPr>
        </w:pPrChange>
      </w:pPr>
      <w:ins w:id="255" w:author="Abdelkarim Erradi" w:date="2023-11-12T20:50:00Z">
        <w:r w:rsidRPr="00D13879">
          <w:rPr>
            <w:rFonts w:ascii="Consolas" w:hAnsi="Consolas" w:cs="Menlo"/>
            <w:color w:val="0033B3"/>
            <w:sz w:val="22"/>
            <w:szCs w:val="22"/>
            <w:rPrChange w:id="256" w:author="Abdelkarim Erradi" w:date="2023-11-12T20:51:00Z">
              <w:rPr>
                <w:rFonts w:ascii="Menlo" w:hAnsi="Menlo" w:cs="Menlo"/>
                <w:color w:val="0033B3"/>
              </w:rPr>
            </w:rPrChange>
          </w:rPr>
          <w:t xml:space="preserve">suspend fun </w:t>
        </w:r>
        <w:r w:rsidRPr="00D13879">
          <w:rPr>
            <w:rFonts w:ascii="Consolas" w:hAnsi="Consolas" w:cs="Menlo"/>
            <w:color w:val="00627A"/>
            <w:sz w:val="22"/>
            <w:szCs w:val="22"/>
            <w:rPrChange w:id="257" w:author="Abdelkarim Erradi" w:date="2023-11-12T20:51:00Z">
              <w:rPr>
                <w:rFonts w:ascii="Menlo" w:hAnsi="Menlo" w:cs="Menlo"/>
                <w:color w:val="00627A"/>
              </w:rPr>
            </w:rPrChange>
          </w:rPr>
          <w:t>deleteProject</w:t>
        </w:r>
        <w:r w:rsidRPr="00D13879">
          <w:rPr>
            <w:rFonts w:ascii="Consolas" w:hAnsi="Consolas" w:cs="Menlo"/>
            <w:color w:val="080808"/>
            <w:sz w:val="22"/>
            <w:szCs w:val="22"/>
            <w:rPrChange w:id="258" w:author="Abdelkarim Erradi" w:date="2023-11-12T20:51:00Z">
              <w:rPr>
                <w:rFonts w:ascii="Menlo" w:hAnsi="Menlo" w:cs="Menlo"/>
                <w:color w:val="080808"/>
              </w:rPr>
            </w:rPrChange>
          </w:rPr>
          <w:t xml:space="preserve">(project: </w:t>
        </w:r>
        <w:r w:rsidRPr="00D13879">
          <w:rPr>
            <w:rFonts w:ascii="Consolas" w:hAnsi="Consolas" w:cs="Menlo"/>
            <w:color w:val="000000"/>
            <w:sz w:val="22"/>
            <w:szCs w:val="22"/>
            <w:rPrChange w:id="259" w:author="Abdelkarim Erradi" w:date="2023-11-12T20:51:00Z">
              <w:rPr>
                <w:rFonts w:ascii="Menlo" w:hAnsi="Menlo" w:cs="Menlo"/>
                <w:color w:val="000000"/>
              </w:rPr>
            </w:rPrChange>
          </w:rPr>
          <w:t>Project</w:t>
        </w:r>
        <w:r w:rsidRPr="00D13879">
          <w:rPr>
            <w:rFonts w:ascii="Consolas" w:hAnsi="Consolas" w:cs="Menlo"/>
            <w:color w:val="080808"/>
            <w:sz w:val="22"/>
            <w:szCs w:val="22"/>
            <w:rPrChange w:id="260" w:author="Abdelkarim Erradi" w:date="2023-11-12T20:51:00Z">
              <w:rPr>
                <w:rFonts w:ascii="Menlo" w:hAnsi="Menlo" w:cs="Menlo"/>
                <w:color w:val="080808"/>
              </w:rPr>
            </w:rPrChange>
          </w:rPr>
          <w:t>)</w:t>
        </w:r>
      </w:ins>
    </w:p>
    <w:p w14:paraId="14A74437" w14:textId="5213B65F" w:rsidR="001A2FB2" w:rsidRDefault="00263141">
      <w:pPr>
        <w:pStyle w:val="ListParagraph"/>
        <w:numPr>
          <w:ilvl w:val="0"/>
          <w:numId w:val="10"/>
        </w:numPr>
        <w:spacing w:before="120"/>
        <w:ind w:left="714" w:hanging="357"/>
        <w:jc w:val="both"/>
        <w:rPr>
          <w:del w:id="261" w:author="Abdelkarim Erradi" w:date="2023-11-12T20:45:00Z"/>
          <w:rFonts w:ascii="Garamond" w:hAnsi="Garamond"/>
        </w:rPr>
        <w:pPrChange w:id="262" w:author="Abdelkarim Erradi" w:date="2023-11-12T23:05:00Z">
          <w:pPr>
            <w:pStyle w:val="ListParagraph"/>
            <w:numPr>
              <w:numId w:val="10"/>
            </w:numPr>
            <w:ind w:hanging="360"/>
            <w:contextualSpacing/>
            <w:jc w:val="both"/>
          </w:pPr>
        </w:pPrChange>
      </w:pPr>
      <w:r>
        <w:rPr>
          <w:rFonts w:ascii="Garamond" w:hAnsi="Garamond"/>
        </w:rPr>
        <w:t xml:space="preserve">Create </w:t>
      </w:r>
      <w:r w:rsidRPr="00C1018C">
        <w:rPr>
          <w:rFonts w:ascii="Consolas" w:hAnsi="Consolas"/>
          <w:b/>
          <w:bCs/>
          <w:rPrChange w:id="263" w:author="Abdelkarim Erradi" w:date="2023-11-12T23:05:00Z">
            <w:rPr>
              <w:rFonts w:ascii="Garamond" w:hAnsi="Garamond"/>
            </w:rPr>
          </w:rPrChange>
        </w:rPr>
        <w:t>TodoDao</w:t>
      </w:r>
      <w:r>
        <w:rPr>
          <w:rFonts w:ascii="Garamond" w:hAnsi="Garamond"/>
        </w:rPr>
        <w:t xml:space="preserve"> interface under </w:t>
      </w:r>
      <w:r w:rsidR="001A2FB2">
        <w:rPr>
          <w:rFonts w:ascii="Garamond" w:hAnsi="Garamond"/>
        </w:rPr>
        <w:t xml:space="preserve">the </w:t>
      </w:r>
      <w:ins w:id="264" w:author="Abdelkarim Erradi" w:date="2023-11-12T20:44:00Z">
        <w:r w:rsidR="00C1018C" w:rsidRPr="00C1018C">
          <w:rPr>
            <w:rFonts w:ascii="Consolas" w:hAnsi="Consolas"/>
            <w:b/>
            <w:bCs/>
            <w:rPrChange w:id="265" w:author="Abdelkarim Erradi" w:date="2023-11-12T20:44:00Z">
              <w:rPr>
                <w:rFonts w:ascii="Garamond" w:hAnsi="Garamond"/>
              </w:rPr>
            </w:rPrChange>
          </w:rPr>
          <w:t>datasource</w:t>
        </w:r>
        <w:r w:rsidR="00C1018C">
          <w:rPr>
            <w:rFonts w:ascii="Garamond" w:hAnsi="Garamond"/>
          </w:rPr>
          <w:t xml:space="preserve"> </w:t>
        </w:r>
      </w:ins>
      <w:del w:id="266" w:author="Abdelkarim Erradi" w:date="2023-11-12T20:44:00Z">
        <w:r w:rsidR="001A2FB2">
          <w:rPr>
            <w:rFonts w:ascii="Garamond" w:hAnsi="Garamond"/>
          </w:rPr>
          <w:delText xml:space="preserve">data </w:delText>
        </w:r>
      </w:del>
      <w:r w:rsidR="001A2FB2">
        <w:rPr>
          <w:rFonts w:ascii="Garamond" w:hAnsi="Garamond"/>
        </w:rPr>
        <w:t xml:space="preserve">package </w:t>
      </w:r>
      <w:r>
        <w:rPr>
          <w:rFonts w:ascii="Garamond" w:hAnsi="Garamond"/>
        </w:rPr>
        <w:t xml:space="preserve">and annotate with </w:t>
      </w:r>
      <w:r>
        <w:rPr>
          <w:rStyle w:val="lit"/>
          <w:color w:val="4285F4"/>
          <w:sz w:val="21"/>
          <w:szCs w:val="21"/>
        </w:rPr>
        <w:t>@Dao</w:t>
      </w:r>
      <w:del w:id="267" w:author="Abdelkarim Erradi" w:date="2023-11-12T20:45:00Z">
        <w:r>
          <w:rPr>
            <w:rFonts w:ascii="Garamond" w:hAnsi="Garamond"/>
          </w:rPr>
          <w:delText xml:space="preserve"> </w:delText>
        </w:r>
      </w:del>
    </w:p>
    <w:p w14:paraId="2CF54D09" w14:textId="09C22ECD" w:rsidR="00012F8B" w:rsidRPr="004B4156" w:rsidRDefault="00F97051">
      <w:pPr>
        <w:pStyle w:val="ListParagraph"/>
        <w:numPr>
          <w:ilvl w:val="0"/>
          <w:numId w:val="10"/>
        </w:numPr>
        <w:spacing w:before="120" w:after="120"/>
        <w:ind w:left="714" w:hanging="357"/>
        <w:jc w:val="both"/>
        <w:rPr>
          <w:rFonts w:ascii="Garamond" w:hAnsi="Garamond"/>
        </w:rPr>
        <w:pPrChange w:id="268" w:author="Abdelkarim Erradi" w:date="2023-11-12T23:05:00Z">
          <w:pPr>
            <w:pStyle w:val="ListParagraph"/>
            <w:contextualSpacing/>
            <w:jc w:val="both"/>
          </w:pPr>
        </w:pPrChange>
      </w:pPr>
      <w:ins w:id="269" w:author="Abdelkarim Erradi" w:date="2023-11-12T20:45:00Z">
        <w:r w:rsidRPr="00F97051">
          <w:rPr>
            <w:rFonts w:ascii="Garamond" w:hAnsi="Garamond"/>
            <w:rPrChange w:id="270" w:author="Abdelkarim Erradi" w:date="2023-11-12T20:45:00Z">
              <w:rPr/>
            </w:rPrChange>
          </w:rPr>
          <w:t>. Then add the following methods.</w:t>
        </w:r>
      </w:ins>
      <w:ins w:id="271" w:author="Abdelkarim Erradi" w:date="2023-11-12T20:46:00Z">
        <w:r w:rsidR="00577D03">
          <w:rPr>
            <w:rFonts w:ascii="Garamond" w:hAnsi="Garamond"/>
          </w:rPr>
          <w:t xml:space="preserve"> Annotate the methods with the appropriate </w:t>
        </w:r>
        <w:r w:rsidR="00577D03" w:rsidRPr="001B66D9">
          <w:rPr>
            <w:rFonts w:ascii="Garamond" w:hAnsi="Garamond"/>
            <w:lang w:val="en-US"/>
          </w:rPr>
          <w:t>@Query</w:t>
        </w:r>
        <w:r w:rsidR="00577D03">
          <w:rPr>
            <w:rFonts w:ascii="Garamond" w:hAnsi="Garamond"/>
            <w:lang w:val="en-US"/>
          </w:rPr>
          <w:t xml:space="preserve">, </w:t>
        </w:r>
        <w:r w:rsidR="00577D03" w:rsidRPr="001B66D9" w:rsidDel="00404665">
          <w:rPr>
            <w:rFonts w:ascii="Garamond" w:hAnsi="Garamond"/>
            <w:lang w:val="en-US"/>
          </w:rPr>
          <w:t>@</w:t>
        </w:r>
        <w:r w:rsidR="00577D03">
          <w:rPr>
            <w:rFonts w:ascii="Garamond" w:hAnsi="Garamond"/>
            <w:lang w:val="en-US"/>
          </w:rPr>
          <w:t xml:space="preserve">Delete , @Insert , @Upsert annotations. </w:t>
        </w:r>
      </w:ins>
      <w:del w:id="272" w:author="Abdelkarim Erradi" w:date="2023-11-12T20:45:00Z">
        <w:r w:rsidR="00263141" w:rsidRPr="004B4156">
          <w:rPr>
            <w:rFonts w:ascii="Garamond" w:hAnsi="Garamond"/>
          </w:rPr>
          <w:delText>TodoDao</w:delText>
        </w:r>
        <w:r w:rsidR="001173E1" w:rsidRPr="004B4156">
          <w:rPr>
            <w:rFonts w:ascii="Garamond" w:hAnsi="Garamond"/>
          </w:rPr>
          <w:delText xml:space="preserve"> interface</w:delText>
        </w:r>
        <w:r w:rsidR="00263141" w:rsidRPr="004B4156">
          <w:rPr>
            <w:rFonts w:ascii="Garamond" w:hAnsi="Garamond"/>
          </w:rPr>
          <w:delText xml:space="preserve"> should have the following methods to deliver the use cases above:</w:delText>
        </w:r>
      </w:del>
    </w:p>
    <w:p w14:paraId="619D5E1B" w14:textId="5348BF35" w:rsidR="00012F8B" w:rsidRPr="00885241" w:rsidRDefault="00012F8B">
      <w:pPr>
        <w:spacing w:line="312" w:lineRule="auto"/>
        <w:contextualSpacing/>
        <w:jc w:val="both"/>
        <w:rPr>
          <w:del w:id="273" w:author="Abdelkarim Erradi" w:date="2023-11-12T20:52:00Z"/>
          <w:rFonts w:ascii="Consolas" w:hAnsi="Consolas"/>
          <w:sz w:val="22"/>
          <w:szCs w:val="22"/>
          <w:rPrChange w:id="274" w:author="Abdelkarim Erradi" w:date="2023-11-12T23:05:00Z">
            <w:rPr>
              <w:del w:id="275" w:author="Abdelkarim Erradi" w:date="2023-11-12T20:52:00Z"/>
              <w:rFonts w:ascii="Garamond" w:hAnsi="Garamond"/>
            </w:rPr>
          </w:rPrChange>
        </w:rPr>
        <w:pPrChange w:id="276" w:author="Abdelkarim Erradi" w:date="2023-11-12T23:05:00Z">
          <w:pPr>
            <w:contextualSpacing/>
            <w:jc w:val="both"/>
          </w:pPr>
        </w:pPrChange>
      </w:pPr>
    </w:p>
    <w:p w14:paraId="33EC8255" w14:textId="7ADF6500" w:rsidR="00263141" w:rsidRPr="00885241" w:rsidRDefault="00957BB0">
      <w:pPr>
        <w:pStyle w:val="HTMLPreformatted"/>
        <w:shd w:val="clear" w:color="auto" w:fill="FFFFFF"/>
        <w:spacing w:line="312" w:lineRule="auto"/>
        <w:ind w:left="720"/>
        <w:rPr>
          <w:del w:id="277" w:author="Abdelkarim Erradi" w:date="2023-11-12T20:52:00Z"/>
          <w:rFonts w:ascii="Consolas" w:hAnsi="Consolas" w:cs="Menlo"/>
          <w:color w:val="080808"/>
          <w:sz w:val="22"/>
          <w:szCs w:val="22"/>
          <w:rPrChange w:id="278" w:author="Abdelkarim Erradi" w:date="2023-11-12T23:05:00Z">
            <w:rPr>
              <w:del w:id="279" w:author="Abdelkarim Erradi" w:date="2023-11-12T20:52:00Z"/>
              <w:rFonts w:ascii="Menlo" w:hAnsi="Menlo" w:cs="Menlo"/>
              <w:color w:val="080808"/>
            </w:rPr>
          </w:rPrChange>
        </w:rPr>
        <w:pPrChange w:id="280" w:author="Abdelkarim Erradi" w:date="2023-11-12T23:05:00Z">
          <w:pPr>
            <w:pStyle w:val="HTMLPreformatted"/>
            <w:shd w:val="clear" w:color="auto" w:fill="FFFFFF"/>
            <w:ind w:left="720"/>
          </w:pPr>
        </w:pPrChange>
      </w:pPr>
      <w:del w:id="281" w:author="Abdelkarim Erradi" w:date="2023-11-12T20:52:00Z">
        <w:r w:rsidRPr="00885241">
          <w:rPr>
            <w:rFonts w:ascii="Consolas" w:hAnsi="Consolas" w:cs="Menlo"/>
            <w:color w:val="0033B3"/>
            <w:sz w:val="22"/>
            <w:szCs w:val="22"/>
            <w:rPrChange w:id="282" w:author="Abdelkarim Erradi" w:date="2023-11-12T23:05:00Z">
              <w:rPr>
                <w:rFonts w:ascii="Menlo" w:hAnsi="Menlo" w:cs="Menlo"/>
                <w:color w:val="0033B3"/>
              </w:rPr>
            </w:rPrChange>
          </w:rPr>
          <w:delText xml:space="preserve">fun </w:delText>
        </w:r>
        <w:r w:rsidR="00513139" w:rsidRPr="00885241">
          <w:rPr>
            <w:rFonts w:ascii="Consolas" w:hAnsi="Consolas" w:cs="Menlo"/>
            <w:color w:val="00627A"/>
            <w:sz w:val="22"/>
            <w:szCs w:val="22"/>
            <w:rPrChange w:id="283" w:author="Abdelkarim Erradi" w:date="2023-11-12T23:05:00Z">
              <w:rPr>
                <w:rFonts w:ascii="Menlo" w:hAnsi="Menlo" w:cs="Menlo"/>
                <w:color w:val="00627A"/>
              </w:rPr>
            </w:rPrChange>
          </w:rPr>
          <w:delText>observe</w:delText>
        </w:r>
        <w:r w:rsidRPr="00885241">
          <w:rPr>
            <w:rFonts w:ascii="Consolas" w:hAnsi="Consolas" w:cs="Menlo"/>
            <w:color w:val="00627A"/>
            <w:sz w:val="22"/>
            <w:szCs w:val="22"/>
            <w:rPrChange w:id="284" w:author="Abdelkarim Erradi" w:date="2023-11-12T23:05:00Z">
              <w:rPr>
                <w:rFonts w:ascii="Menlo" w:hAnsi="Menlo" w:cs="Menlo"/>
                <w:color w:val="00627A"/>
              </w:rPr>
            </w:rPrChange>
          </w:rPr>
          <w:delText>Projects</w:delText>
        </w:r>
        <w:r w:rsidRPr="00885241">
          <w:rPr>
            <w:rFonts w:ascii="Consolas" w:hAnsi="Consolas" w:cs="Menlo"/>
            <w:color w:val="080808"/>
            <w:sz w:val="22"/>
            <w:szCs w:val="22"/>
            <w:rPrChange w:id="285" w:author="Abdelkarim Erradi" w:date="2023-11-12T23:05:00Z">
              <w:rPr>
                <w:rFonts w:ascii="Menlo" w:hAnsi="Menlo" w:cs="Menlo"/>
                <w:color w:val="080808"/>
              </w:rPr>
            </w:rPrChange>
          </w:rPr>
          <w:delText xml:space="preserve">(): </w:delText>
        </w:r>
        <w:r w:rsidR="00BF728B" w:rsidRPr="00885241">
          <w:rPr>
            <w:rFonts w:ascii="Consolas" w:hAnsi="Consolas" w:cs="Menlo"/>
            <w:color w:val="000000"/>
            <w:sz w:val="22"/>
            <w:szCs w:val="22"/>
            <w:rPrChange w:id="286" w:author="Abdelkarim Erradi" w:date="2023-11-12T23:05:00Z">
              <w:rPr>
                <w:rFonts w:ascii="Menlo" w:hAnsi="Menlo" w:cs="Menlo"/>
                <w:color w:val="000000"/>
              </w:rPr>
            </w:rPrChange>
          </w:rPr>
          <w:delText>Flow</w:delText>
        </w:r>
        <w:r w:rsidRPr="00885241">
          <w:rPr>
            <w:rFonts w:ascii="Consolas" w:hAnsi="Consolas" w:cs="Menlo"/>
            <w:color w:val="080808"/>
            <w:sz w:val="22"/>
            <w:szCs w:val="22"/>
            <w:rPrChange w:id="287" w:author="Abdelkarim Erradi" w:date="2023-11-12T23:05:00Z">
              <w:rPr>
                <w:rFonts w:ascii="Menlo" w:hAnsi="Menlo" w:cs="Menlo"/>
                <w:color w:val="080808"/>
              </w:rPr>
            </w:rPrChange>
          </w:rPr>
          <w:delText>&lt;</w:delText>
        </w:r>
        <w:r w:rsidRPr="00885241">
          <w:rPr>
            <w:rFonts w:ascii="Consolas" w:hAnsi="Consolas" w:cs="Menlo"/>
            <w:color w:val="000000"/>
            <w:sz w:val="22"/>
            <w:szCs w:val="22"/>
            <w:rPrChange w:id="288" w:author="Abdelkarim Erradi" w:date="2023-11-12T23:05:00Z">
              <w:rPr>
                <w:rFonts w:ascii="Menlo" w:hAnsi="Menlo" w:cs="Menlo"/>
                <w:color w:val="000000"/>
              </w:rPr>
            </w:rPrChange>
          </w:rPr>
          <w:delText>List</w:delText>
        </w:r>
        <w:r w:rsidRPr="00885241">
          <w:rPr>
            <w:rFonts w:ascii="Consolas" w:hAnsi="Consolas" w:cs="Menlo"/>
            <w:color w:val="080808"/>
            <w:sz w:val="22"/>
            <w:szCs w:val="22"/>
            <w:rPrChange w:id="289" w:author="Abdelkarim Erradi" w:date="2023-11-12T23:05:00Z">
              <w:rPr>
                <w:rFonts w:ascii="Menlo" w:hAnsi="Menlo" w:cs="Menlo"/>
                <w:color w:val="080808"/>
              </w:rPr>
            </w:rPrChange>
          </w:rPr>
          <w:delText>&lt;</w:delText>
        </w:r>
        <w:r w:rsidRPr="00885241">
          <w:rPr>
            <w:rFonts w:ascii="Consolas" w:hAnsi="Consolas" w:cs="Menlo"/>
            <w:color w:val="000000"/>
            <w:sz w:val="22"/>
            <w:szCs w:val="22"/>
            <w:rPrChange w:id="290" w:author="Abdelkarim Erradi" w:date="2023-11-12T23:05:00Z">
              <w:rPr>
                <w:rFonts w:ascii="Menlo" w:hAnsi="Menlo" w:cs="Menlo"/>
                <w:color w:val="000000"/>
              </w:rPr>
            </w:rPrChange>
          </w:rPr>
          <w:delText>Project</w:delText>
        </w:r>
        <w:r w:rsidRPr="00885241">
          <w:rPr>
            <w:rFonts w:ascii="Consolas" w:hAnsi="Consolas" w:cs="Menlo"/>
            <w:color w:val="080808"/>
            <w:sz w:val="22"/>
            <w:szCs w:val="22"/>
            <w:rPrChange w:id="291" w:author="Abdelkarim Erradi" w:date="2023-11-12T23:05:00Z">
              <w:rPr>
                <w:rFonts w:ascii="Menlo" w:hAnsi="Menlo" w:cs="Menlo"/>
                <w:color w:val="080808"/>
              </w:rPr>
            </w:rPrChange>
          </w:rPr>
          <w:delText>&gt;&gt;</w:delText>
        </w:r>
        <w:r w:rsidRPr="00885241">
          <w:rPr>
            <w:rFonts w:ascii="Consolas" w:hAnsi="Consolas" w:cs="Menlo"/>
            <w:color w:val="080808"/>
            <w:sz w:val="22"/>
            <w:szCs w:val="22"/>
            <w:rPrChange w:id="292" w:author="Abdelkarim Erradi" w:date="2023-11-12T23:05:00Z">
              <w:rPr>
                <w:rFonts w:ascii="Menlo" w:hAnsi="Menlo" w:cs="Menlo"/>
                <w:color w:val="080808"/>
              </w:rPr>
            </w:rPrChange>
          </w:rPr>
          <w:br/>
        </w:r>
      </w:del>
      <w:r w:rsidRPr="00885241">
        <w:rPr>
          <w:rFonts w:ascii="Consolas" w:hAnsi="Consolas" w:cs="Menlo"/>
          <w:color w:val="0033B3"/>
          <w:sz w:val="22"/>
          <w:szCs w:val="22"/>
          <w:rPrChange w:id="293" w:author="Abdelkarim Erradi" w:date="2023-11-12T23:05:00Z">
            <w:rPr>
              <w:rFonts w:ascii="Menlo" w:hAnsi="Menlo" w:cs="Menlo"/>
              <w:color w:val="0033B3"/>
            </w:rPr>
          </w:rPrChange>
        </w:rPr>
        <w:t xml:space="preserve">fun </w:t>
      </w:r>
      <w:r w:rsidR="00513139" w:rsidRPr="00885241">
        <w:rPr>
          <w:rFonts w:ascii="Consolas" w:hAnsi="Consolas" w:cs="Menlo"/>
          <w:color w:val="00627A"/>
          <w:sz w:val="22"/>
          <w:szCs w:val="22"/>
          <w:rPrChange w:id="294" w:author="Abdelkarim Erradi" w:date="2023-11-12T23:05:00Z">
            <w:rPr>
              <w:rFonts w:ascii="Menlo" w:hAnsi="Menlo" w:cs="Menlo"/>
              <w:color w:val="00627A"/>
            </w:rPr>
          </w:rPrChange>
        </w:rPr>
        <w:t>observe</w:t>
      </w:r>
      <w:r w:rsidR="00263141" w:rsidRPr="00885241">
        <w:rPr>
          <w:rFonts w:ascii="Consolas" w:hAnsi="Consolas" w:cs="Menlo"/>
          <w:color w:val="00627A"/>
          <w:sz w:val="22"/>
          <w:szCs w:val="22"/>
          <w:rPrChange w:id="295" w:author="Abdelkarim Erradi" w:date="2023-11-12T23:05:00Z">
            <w:rPr>
              <w:rFonts w:ascii="Menlo" w:hAnsi="Menlo" w:cs="Menlo"/>
              <w:color w:val="00627A"/>
            </w:rPr>
          </w:rPrChange>
        </w:rPr>
        <w:t>Todos</w:t>
      </w:r>
      <w:r w:rsidRPr="00885241">
        <w:rPr>
          <w:rFonts w:ascii="Consolas" w:hAnsi="Consolas" w:cs="Menlo"/>
          <w:color w:val="080808"/>
          <w:sz w:val="22"/>
          <w:szCs w:val="22"/>
          <w:rPrChange w:id="296" w:author="Abdelkarim Erradi" w:date="2023-11-12T23:05:00Z">
            <w:rPr>
              <w:rFonts w:ascii="Menlo" w:hAnsi="Menlo" w:cs="Menlo"/>
              <w:color w:val="080808"/>
            </w:rPr>
          </w:rPrChange>
        </w:rPr>
        <w:t xml:space="preserve">(pid : </w:t>
      </w:r>
      <w:r w:rsidRPr="00885241">
        <w:rPr>
          <w:rFonts w:ascii="Consolas" w:hAnsi="Consolas" w:cs="Menlo"/>
          <w:color w:val="000000"/>
          <w:sz w:val="22"/>
          <w:szCs w:val="22"/>
          <w:rPrChange w:id="297" w:author="Abdelkarim Erradi" w:date="2023-11-12T23:05:00Z">
            <w:rPr>
              <w:rFonts w:ascii="Menlo" w:hAnsi="Menlo" w:cs="Menlo"/>
              <w:color w:val="000000"/>
            </w:rPr>
          </w:rPrChange>
        </w:rPr>
        <w:t>Int</w:t>
      </w:r>
      <w:r w:rsidRPr="00885241">
        <w:rPr>
          <w:rFonts w:ascii="Consolas" w:hAnsi="Consolas" w:cs="Menlo"/>
          <w:color w:val="080808"/>
          <w:sz w:val="22"/>
          <w:szCs w:val="22"/>
          <w:rPrChange w:id="298" w:author="Abdelkarim Erradi" w:date="2023-11-12T23:05:00Z">
            <w:rPr>
              <w:rFonts w:ascii="Menlo" w:hAnsi="Menlo" w:cs="Menlo"/>
              <w:color w:val="080808"/>
            </w:rPr>
          </w:rPrChange>
        </w:rPr>
        <w:t xml:space="preserve">): </w:t>
      </w:r>
      <w:r w:rsidR="00BF728B" w:rsidRPr="00885241">
        <w:rPr>
          <w:rFonts w:ascii="Consolas" w:hAnsi="Consolas" w:cs="Menlo"/>
          <w:color w:val="000000"/>
          <w:sz w:val="22"/>
          <w:szCs w:val="22"/>
          <w:rPrChange w:id="299" w:author="Abdelkarim Erradi" w:date="2023-11-12T23:05:00Z">
            <w:rPr>
              <w:rFonts w:ascii="Menlo" w:hAnsi="Menlo" w:cs="Menlo"/>
              <w:color w:val="000000"/>
            </w:rPr>
          </w:rPrChange>
        </w:rPr>
        <w:t>Flow</w:t>
      </w:r>
      <w:r w:rsidRPr="00885241">
        <w:rPr>
          <w:rFonts w:ascii="Consolas" w:hAnsi="Consolas" w:cs="Menlo"/>
          <w:color w:val="080808"/>
          <w:sz w:val="22"/>
          <w:szCs w:val="22"/>
          <w:rPrChange w:id="300" w:author="Abdelkarim Erradi" w:date="2023-11-12T23:05:00Z">
            <w:rPr>
              <w:rFonts w:ascii="Menlo" w:hAnsi="Menlo" w:cs="Menlo"/>
              <w:color w:val="080808"/>
            </w:rPr>
          </w:rPrChange>
        </w:rPr>
        <w:t>&lt;</w:t>
      </w:r>
      <w:r w:rsidRPr="00885241">
        <w:rPr>
          <w:rFonts w:ascii="Consolas" w:hAnsi="Consolas" w:cs="Menlo"/>
          <w:color w:val="000000"/>
          <w:sz w:val="22"/>
          <w:szCs w:val="22"/>
          <w:rPrChange w:id="301" w:author="Abdelkarim Erradi" w:date="2023-11-12T23:05:00Z">
            <w:rPr>
              <w:rFonts w:ascii="Menlo" w:hAnsi="Menlo" w:cs="Menlo"/>
              <w:color w:val="000000"/>
            </w:rPr>
          </w:rPrChange>
        </w:rPr>
        <w:t>List</w:t>
      </w:r>
      <w:r w:rsidRPr="00885241">
        <w:rPr>
          <w:rFonts w:ascii="Consolas" w:hAnsi="Consolas" w:cs="Menlo"/>
          <w:color w:val="080808"/>
          <w:sz w:val="22"/>
          <w:szCs w:val="22"/>
          <w:rPrChange w:id="302" w:author="Abdelkarim Erradi" w:date="2023-11-12T23:05:00Z">
            <w:rPr>
              <w:rFonts w:ascii="Menlo" w:hAnsi="Menlo" w:cs="Menlo"/>
              <w:color w:val="080808"/>
            </w:rPr>
          </w:rPrChange>
        </w:rPr>
        <w:t>&lt;</w:t>
      </w:r>
      <w:r w:rsidRPr="00885241">
        <w:rPr>
          <w:rFonts w:ascii="Consolas" w:hAnsi="Consolas" w:cs="Menlo"/>
          <w:color w:val="000000"/>
          <w:sz w:val="22"/>
          <w:szCs w:val="22"/>
          <w:rPrChange w:id="303" w:author="Abdelkarim Erradi" w:date="2023-11-12T23:05:00Z">
            <w:rPr>
              <w:rFonts w:ascii="Menlo" w:hAnsi="Menlo" w:cs="Menlo"/>
              <w:color w:val="000000"/>
            </w:rPr>
          </w:rPrChange>
        </w:rPr>
        <w:t>Todo</w:t>
      </w:r>
      <w:r w:rsidRPr="00885241">
        <w:rPr>
          <w:rFonts w:ascii="Consolas" w:hAnsi="Consolas" w:cs="Menlo"/>
          <w:color w:val="080808"/>
          <w:sz w:val="22"/>
          <w:szCs w:val="22"/>
          <w:rPrChange w:id="304" w:author="Abdelkarim Erradi" w:date="2023-11-12T23:05:00Z">
            <w:rPr>
              <w:rFonts w:ascii="Menlo" w:hAnsi="Menlo" w:cs="Menlo"/>
              <w:color w:val="080808"/>
            </w:rPr>
          </w:rPrChange>
        </w:rPr>
        <w:t>&gt;&gt;</w:t>
      </w:r>
      <w:r w:rsidRPr="00885241">
        <w:rPr>
          <w:rFonts w:ascii="Consolas" w:hAnsi="Consolas" w:cs="Menlo"/>
          <w:color w:val="080808"/>
          <w:sz w:val="22"/>
          <w:szCs w:val="22"/>
          <w:rPrChange w:id="305" w:author="Abdelkarim Erradi" w:date="2023-11-12T23:05:00Z">
            <w:rPr>
              <w:rFonts w:ascii="Menlo" w:hAnsi="Menlo" w:cs="Menlo"/>
              <w:color w:val="080808"/>
            </w:rPr>
          </w:rPrChange>
        </w:rPr>
        <w:br/>
      </w:r>
      <w:del w:id="306" w:author="Abdelkarim Erradi" w:date="2023-11-12T20:52:00Z">
        <w:r w:rsidRPr="00885241">
          <w:rPr>
            <w:rFonts w:ascii="Consolas" w:hAnsi="Consolas" w:cs="Menlo"/>
            <w:color w:val="080808"/>
            <w:sz w:val="22"/>
            <w:szCs w:val="22"/>
            <w:rPrChange w:id="307" w:author="Abdelkarim Erradi" w:date="2023-11-12T23:05:00Z">
              <w:rPr>
                <w:rFonts w:ascii="Menlo" w:hAnsi="Menlo" w:cs="Menlo"/>
                <w:color w:val="080808"/>
              </w:rPr>
            </w:rPrChange>
          </w:rPr>
          <w:br/>
        </w:r>
        <w:r w:rsidR="00263141" w:rsidRPr="00885241">
          <w:rPr>
            <w:rFonts w:ascii="Consolas" w:hAnsi="Consolas" w:cs="Menlo"/>
            <w:color w:val="0033B3"/>
            <w:sz w:val="22"/>
            <w:szCs w:val="22"/>
            <w:rPrChange w:id="308" w:author="Abdelkarim Erradi" w:date="2023-11-12T23:05:00Z">
              <w:rPr>
                <w:rFonts w:ascii="Menlo" w:hAnsi="Menlo" w:cs="Menlo"/>
                <w:color w:val="0033B3"/>
              </w:rPr>
            </w:rPrChange>
          </w:rPr>
          <w:delText xml:space="preserve">suspend fun </w:delText>
        </w:r>
        <w:r w:rsidR="00263141" w:rsidRPr="00885241">
          <w:rPr>
            <w:rFonts w:ascii="Consolas" w:hAnsi="Consolas" w:cs="Menlo"/>
            <w:color w:val="00627A"/>
            <w:sz w:val="22"/>
            <w:szCs w:val="22"/>
            <w:rPrChange w:id="309" w:author="Abdelkarim Erradi" w:date="2023-11-12T23:05:00Z">
              <w:rPr>
                <w:rFonts w:ascii="Menlo" w:hAnsi="Menlo" w:cs="Menlo"/>
                <w:color w:val="00627A"/>
              </w:rPr>
            </w:rPrChange>
          </w:rPr>
          <w:delText>addProject</w:delText>
        </w:r>
        <w:r w:rsidR="00263141" w:rsidRPr="00885241">
          <w:rPr>
            <w:rFonts w:ascii="Consolas" w:hAnsi="Consolas" w:cs="Menlo"/>
            <w:color w:val="080808"/>
            <w:sz w:val="22"/>
            <w:szCs w:val="22"/>
            <w:rPrChange w:id="310" w:author="Abdelkarim Erradi" w:date="2023-11-12T23:05:00Z">
              <w:rPr>
                <w:rFonts w:ascii="Menlo" w:hAnsi="Menlo" w:cs="Menlo"/>
                <w:color w:val="080808"/>
              </w:rPr>
            </w:rPrChange>
          </w:rPr>
          <w:delText xml:space="preserve">(project: </w:delText>
        </w:r>
        <w:r w:rsidR="00263141" w:rsidRPr="00885241">
          <w:rPr>
            <w:rFonts w:ascii="Consolas" w:hAnsi="Consolas" w:cs="Menlo"/>
            <w:color w:val="000000"/>
            <w:sz w:val="22"/>
            <w:szCs w:val="22"/>
            <w:rPrChange w:id="311" w:author="Abdelkarim Erradi" w:date="2023-11-12T23:05:00Z">
              <w:rPr>
                <w:rFonts w:ascii="Menlo" w:hAnsi="Menlo" w:cs="Menlo"/>
                <w:color w:val="000000"/>
              </w:rPr>
            </w:rPrChange>
          </w:rPr>
          <w:delText>Project</w:delText>
        </w:r>
        <w:r w:rsidR="00263141" w:rsidRPr="00885241">
          <w:rPr>
            <w:rFonts w:ascii="Consolas" w:hAnsi="Consolas" w:cs="Menlo"/>
            <w:color w:val="080808"/>
            <w:sz w:val="22"/>
            <w:szCs w:val="22"/>
            <w:rPrChange w:id="312" w:author="Abdelkarim Erradi" w:date="2023-11-12T23:05:00Z">
              <w:rPr>
                <w:rFonts w:ascii="Menlo" w:hAnsi="Menlo" w:cs="Menlo"/>
                <w:color w:val="080808"/>
              </w:rPr>
            </w:rPrChange>
          </w:rPr>
          <w:delText>)</w:delText>
        </w:r>
      </w:del>
    </w:p>
    <w:p w14:paraId="30B5EA91" w14:textId="498E3A72" w:rsidR="00263141" w:rsidRPr="00885241" w:rsidRDefault="00263141">
      <w:pPr>
        <w:pStyle w:val="HTMLPreformatted"/>
        <w:shd w:val="clear" w:color="auto" w:fill="FFFFFF"/>
        <w:spacing w:line="312" w:lineRule="auto"/>
        <w:ind w:left="720"/>
        <w:rPr>
          <w:del w:id="313" w:author="Abdelkarim Erradi" w:date="2023-11-12T20:52:00Z"/>
          <w:rFonts w:ascii="Consolas" w:hAnsi="Consolas" w:cs="Menlo"/>
          <w:color w:val="080808"/>
          <w:sz w:val="22"/>
          <w:szCs w:val="22"/>
          <w:rPrChange w:id="314" w:author="Abdelkarim Erradi" w:date="2023-11-12T23:05:00Z">
            <w:rPr>
              <w:del w:id="315" w:author="Abdelkarim Erradi" w:date="2023-11-12T20:52:00Z"/>
              <w:rFonts w:ascii="Menlo" w:hAnsi="Menlo" w:cs="Menlo"/>
              <w:color w:val="080808"/>
            </w:rPr>
          </w:rPrChange>
        </w:rPr>
        <w:pPrChange w:id="316" w:author="Abdelkarim Erradi" w:date="2023-11-12T23:05:00Z">
          <w:pPr>
            <w:pStyle w:val="HTMLPreformatted"/>
            <w:shd w:val="clear" w:color="auto" w:fill="FFFFFF"/>
            <w:ind w:left="720"/>
          </w:pPr>
        </w:pPrChange>
      </w:pPr>
      <w:del w:id="317" w:author="Abdelkarim Erradi" w:date="2023-11-12T20:52:00Z">
        <w:r w:rsidRPr="00885241">
          <w:rPr>
            <w:rFonts w:ascii="Consolas" w:hAnsi="Consolas" w:cs="Menlo"/>
            <w:color w:val="0033B3"/>
            <w:sz w:val="22"/>
            <w:szCs w:val="22"/>
            <w:rPrChange w:id="318" w:author="Abdelkarim Erradi" w:date="2023-11-12T23:05:00Z">
              <w:rPr>
                <w:rFonts w:ascii="Menlo" w:hAnsi="Menlo" w:cs="Menlo"/>
                <w:color w:val="0033B3"/>
              </w:rPr>
            </w:rPrChange>
          </w:rPr>
          <w:delText xml:space="preserve">suspend fun </w:delText>
        </w:r>
        <w:r w:rsidRPr="00885241">
          <w:rPr>
            <w:rFonts w:ascii="Consolas" w:hAnsi="Consolas" w:cs="Menlo"/>
            <w:color w:val="00627A"/>
            <w:sz w:val="22"/>
            <w:szCs w:val="22"/>
            <w:rPrChange w:id="319" w:author="Abdelkarim Erradi" w:date="2023-11-12T23:05:00Z">
              <w:rPr>
                <w:rFonts w:ascii="Menlo" w:hAnsi="Menlo" w:cs="Menlo"/>
                <w:color w:val="00627A"/>
              </w:rPr>
            </w:rPrChange>
          </w:rPr>
          <w:delText>deleteProject</w:delText>
        </w:r>
        <w:r w:rsidRPr="00885241">
          <w:rPr>
            <w:rFonts w:ascii="Consolas" w:hAnsi="Consolas" w:cs="Menlo"/>
            <w:color w:val="080808"/>
            <w:sz w:val="22"/>
            <w:szCs w:val="22"/>
            <w:rPrChange w:id="320" w:author="Abdelkarim Erradi" w:date="2023-11-12T23:05:00Z">
              <w:rPr>
                <w:rFonts w:ascii="Menlo" w:hAnsi="Menlo" w:cs="Menlo"/>
                <w:color w:val="080808"/>
              </w:rPr>
            </w:rPrChange>
          </w:rPr>
          <w:delText xml:space="preserve">(project: </w:delText>
        </w:r>
        <w:r w:rsidRPr="00885241">
          <w:rPr>
            <w:rFonts w:ascii="Consolas" w:hAnsi="Consolas" w:cs="Menlo"/>
            <w:color w:val="000000"/>
            <w:sz w:val="22"/>
            <w:szCs w:val="22"/>
            <w:rPrChange w:id="321" w:author="Abdelkarim Erradi" w:date="2023-11-12T23:05:00Z">
              <w:rPr>
                <w:rFonts w:ascii="Menlo" w:hAnsi="Menlo" w:cs="Menlo"/>
                <w:color w:val="000000"/>
              </w:rPr>
            </w:rPrChange>
          </w:rPr>
          <w:delText>Project</w:delText>
        </w:r>
        <w:r w:rsidRPr="00885241">
          <w:rPr>
            <w:rFonts w:ascii="Consolas" w:hAnsi="Consolas" w:cs="Menlo"/>
            <w:color w:val="080808"/>
            <w:sz w:val="22"/>
            <w:szCs w:val="22"/>
            <w:rPrChange w:id="322" w:author="Abdelkarim Erradi" w:date="2023-11-12T23:05:00Z">
              <w:rPr>
                <w:rFonts w:ascii="Menlo" w:hAnsi="Menlo" w:cs="Menlo"/>
                <w:color w:val="080808"/>
              </w:rPr>
            </w:rPrChange>
          </w:rPr>
          <w:delText>)</w:delText>
        </w:r>
      </w:del>
    </w:p>
    <w:p w14:paraId="74EBAC26" w14:textId="54BDA9BB" w:rsidR="00957BB0" w:rsidRPr="00885241" w:rsidRDefault="00957BB0">
      <w:pPr>
        <w:pStyle w:val="HTMLPreformatted"/>
        <w:shd w:val="clear" w:color="auto" w:fill="FFFFFF"/>
        <w:spacing w:line="312" w:lineRule="auto"/>
        <w:ind w:left="720"/>
        <w:rPr>
          <w:ins w:id="323" w:author="Abdelkarim Erradi" w:date="2023-11-12T20:45:00Z"/>
          <w:rFonts w:ascii="Consolas" w:hAnsi="Consolas" w:cs="Menlo"/>
          <w:color w:val="000000"/>
          <w:sz w:val="22"/>
          <w:szCs w:val="22"/>
          <w:rPrChange w:id="324" w:author="Abdelkarim Erradi" w:date="2023-11-12T23:05:00Z">
            <w:rPr>
              <w:ins w:id="325" w:author="Abdelkarim Erradi" w:date="2023-11-12T20:45:00Z"/>
              <w:rFonts w:ascii="Menlo" w:hAnsi="Menlo" w:cs="Menlo"/>
              <w:color w:val="080808"/>
              <w:sz w:val="16"/>
              <w:szCs w:val="16"/>
            </w:rPr>
          </w:rPrChange>
        </w:rPr>
        <w:pPrChange w:id="326" w:author="Abdelkarim Erradi" w:date="2023-11-12T23:05:00Z">
          <w:pPr>
            <w:pStyle w:val="HTMLPreformatted"/>
            <w:shd w:val="clear" w:color="auto" w:fill="FFFFFF"/>
            <w:ind w:left="720"/>
          </w:pPr>
        </w:pPrChange>
      </w:pPr>
      <w:r w:rsidRPr="00885241">
        <w:rPr>
          <w:rFonts w:ascii="Consolas" w:hAnsi="Consolas" w:cs="Menlo"/>
          <w:color w:val="0033B3"/>
          <w:sz w:val="22"/>
          <w:szCs w:val="22"/>
          <w:rPrChange w:id="327" w:author="Abdelkarim Erradi" w:date="2023-11-12T23:05:00Z">
            <w:rPr>
              <w:rFonts w:ascii="Menlo" w:hAnsi="Menlo" w:cs="Menlo"/>
              <w:color w:val="0033B3"/>
            </w:rPr>
          </w:rPrChange>
        </w:rPr>
        <w:t xml:space="preserve">suspend fun </w:t>
      </w:r>
      <w:r w:rsidRPr="00885241">
        <w:rPr>
          <w:rFonts w:ascii="Consolas" w:hAnsi="Consolas" w:cs="Menlo"/>
          <w:color w:val="00627A"/>
          <w:sz w:val="22"/>
          <w:szCs w:val="22"/>
          <w:rPrChange w:id="328" w:author="Abdelkarim Erradi" w:date="2023-11-12T23:05:00Z">
            <w:rPr>
              <w:rFonts w:ascii="Menlo" w:hAnsi="Menlo" w:cs="Menlo"/>
              <w:color w:val="00627A"/>
            </w:rPr>
          </w:rPrChange>
        </w:rPr>
        <w:t>getTodo</w:t>
      </w:r>
      <w:r w:rsidRPr="00885241">
        <w:rPr>
          <w:rFonts w:ascii="Consolas" w:hAnsi="Consolas" w:cs="Menlo"/>
          <w:color w:val="080808"/>
          <w:sz w:val="22"/>
          <w:szCs w:val="22"/>
          <w:rPrChange w:id="329" w:author="Abdelkarim Erradi" w:date="2023-11-12T23:05:00Z">
            <w:rPr>
              <w:rFonts w:ascii="Menlo" w:hAnsi="Menlo" w:cs="Menlo"/>
              <w:color w:val="080808"/>
            </w:rPr>
          </w:rPrChange>
        </w:rPr>
        <w:t xml:space="preserve">(id: </w:t>
      </w:r>
      <w:r w:rsidRPr="00885241">
        <w:rPr>
          <w:rFonts w:ascii="Consolas" w:hAnsi="Consolas" w:cs="Menlo"/>
          <w:color w:val="000000"/>
          <w:sz w:val="22"/>
          <w:szCs w:val="22"/>
          <w:rPrChange w:id="330" w:author="Abdelkarim Erradi" w:date="2023-11-12T23:05:00Z">
            <w:rPr>
              <w:rFonts w:ascii="Menlo" w:hAnsi="Menlo" w:cs="Menlo"/>
              <w:color w:val="000000"/>
            </w:rPr>
          </w:rPrChange>
        </w:rPr>
        <w:t>Int</w:t>
      </w:r>
      <w:r w:rsidRPr="00885241">
        <w:rPr>
          <w:rFonts w:ascii="Consolas" w:hAnsi="Consolas" w:cs="Menlo"/>
          <w:color w:val="080808"/>
          <w:sz w:val="22"/>
          <w:szCs w:val="22"/>
          <w:rPrChange w:id="331" w:author="Abdelkarim Erradi" w:date="2023-11-12T23:05:00Z">
            <w:rPr>
              <w:rFonts w:ascii="Menlo" w:hAnsi="Menlo" w:cs="Menlo"/>
              <w:color w:val="080808"/>
            </w:rPr>
          </w:rPrChange>
        </w:rPr>
        <w:t xml:space="preserve">): </w:t>
      </w:r>
      <w:r w:rsidRPr="00885241">
        <w:rPr>
          <w:rFonts w:ascii="Consolas" w:hAnsi="Consolas" w:cs="Menlo"/>
          <w:color w:val="000000"/>
          <w:sz w:val="22"/>
          <w:szCs w:val="22"/>
          <w:rPrChange w:id="332" w:author="Abdelkarim Erradi" w:date="2023-11-12T23:05:00Z">
            <w:rPr>
              <w:rFonts w:ascii="Menlo" w:hAnsi="Menlo" w:cs="Menlo"/>
              <w:color w:val="000000"/>
            </w:rPr>
          </w:rPrChange>
        </w:rPr>
        <w:t>Todo</w:t>
      </w:r>
      <w:r w:rsidRPr="00885241">
        <w:rPr>
          <w:rFonts w:ascii="Consolas" w:hAnsi="Consolas" w:cs="Menlo"/>
          <w:color w:val="080808"/>
          <w:sz w:val="22"/>
          <w:szCs w:val="22"/>
          <w:rPrChange w:id="333" w:author="Abdelkarim Erradi" w:date="2023-11-12T23:05:00Z">
            <w:rPr>
              <w:rFonts w:ascii="Menlo" w:hAnsi="Menlo" w:cs="Menlo"/>
              <w:color w:val="080808"/>
            </w:rPr>
          </w:rPrChange>
        </w:rPr>
        <w:br/>
      </w:r>
      <w:r w:rsidRPr="00885241">
        <w:rPr>
          <w:rFonts w:ascii="Consolas" w:hAnsi="Consolas" w:cs="Menlo"/>
          <w:color w:val="0033B3"/>
          <w:sz w:val="22"/>
          <w:szCs w:val="22"/>
          <w:rPrChange w:id="334" w:author="Abdelkarim Erradi" w:date="2023-11-12T23:05:00Z">
            <w:rPr>
              <w:rFonts w:ascii="Menlo" w:hAnsi="Menlo" w:cs="Menlo"/>
              <w:color w:val="0033B3"/>
            </w:rPr>
          </w:rPrChange>
        </w:rPr>
        <w:t xml:space="preserve">suspend fun </w:t>
      </w:r>
      <w:r w:rsidR="009B2D1A" w:rsidRPr="00885241">
        <w:rPr>
          <w:rFonts w:ascii="Consolas" w:hAnsi="Consolas" w:cs="Menlo"/>
          <w:color w:val="00627A"/>
          <w:sz w:val="22"/>
          <w:szCs w:val="22"/>
          <w:rPrChange w:id="335" w:author="Abdelkarim Erradi" w:date="2023-11-12T23:05:00Z">
            <w:rPr>
              <w:rFonts w:ascii="Menlo" w:hAnsi="Menlo" w:cs="Menlo"/>
              <w:color w:val="00627A"/>
            </w:rPr>
          </w:rPrChange>
        </w:rPr>
        <w:t>upsert</w:t>
      </w:r>
      <w:r w:rsidRPr="00885241">
        <w:rPr>
          <w:rFonts w:ascii="Consolas" w:hAnsi="Consolas" w:cs="Menlo"/>
          <w:color w:val="00627A"/>
          <w:sz w:val="22"/>
          <w:szCs w:val="22"/>
          <w:rPrChange w:id="336" w:author="Abdelkarim Erradi" w:date="2023-11-12T23:05:00Z">
            <w:rPr>
              <w:rFonts w:ascii="Menlo" w:hAnsi="Menlo" w:cs="Menlo"/>
              <w:color w:val="00627A"/>
            </w:rPr>
          </w:rPrChange>
        </w:rPr>
        <w:t>Todo</w:t>
      </w:r>
      <w:r w:rsidRPr="00885241">
        <w:rPr>
          <w:rFonts w:ascii="Consolas" w:hAnsi="Consolas" w:cs="Menlo"/>
          <w:color w:val="080808"/>
          <w:sz w:val="22"/>
          <w:szCs w:val="22"/>
          <w:rPrChange w:id="337" w:author="Abdelkarim Erradi" w:date="2023-11-12T23:05:00Z">
            <w:rPr>
              <w:rFonts w:ascii="Menlo" w:hAnsi="Menlo" w:cs="Menlo"/>
              <w:color w:val="080808"/>
            </w:rPr>
          </w:rPrChange>
        </w:rPr>
        <w:t xml:space="preserve">(todo: </w:t>
      </w:r>
      <w:r w:rsidRPr="00885241">
        <w:rPr>
          <w:rFonts w:ascii="Consolas" w:hAnsi="Consolas" w:cs="Menlo"/>
          <w:color w:val="000000"/>
          <w:sz w:val="22"/>
          <w:szCs w:val="22"/>
          <w:rPrChange w:id="338" w:author="Abdelkarim Erradi" w:date="2023-11-12T23:05:00Z">
            <w:rPr>
              <w:rFonts w:ascii="Menlo" w:hAnsi="Menlo" w:cs="Menlo"/>
              <w:color w:val="000000"/>
            </w:rPr>
          </w:rPrChange>
        </w:rPr>
        <w:t>Todo</w:t>
      </w:r>
      <w:r w:rsidRPr="00885241">
        <w:rPr>
          <w:rFonts w:ascii="Consolas" w:hAnsi="Consolas" w:cs="Menlo"/>
          <w:color w:val="080808"/>
          <w:sz w:val="22"/>
          <w:szCs w:val="22"/>
          <w:rPrChange w:id="339" w:author="Abdelkarim Erradi" w:date="2023-11-12T23:05:00Z">
            <w:rPr>
              <w:rFonts w:ascii="Menlo" w:hAnsi="Menlo" w:cs="Menlo"/>
              <w:color w:val="080808"/>
            </w:rPr>
          </w:rPrChange>
        </w:rPr>
        <w:t xml:space="preserve">) : </w:t>
      </w:r>
      <w:r w:rsidRPr="00885241">
        <w:rPr>
          <w:rFonts w:ascii="Consolas" w:hAnsi="Consolas" w:cs="Menlo"/>
          <w:color w:val="000000"/>
          <w:sz w:val="22"/>
          <w:szCs w:val="22"/>
          <w:rPrChange w:id="340" w:author="Abdelkarim Erradi" w:date="2023-11-12T23:05:00Z">
            <w:rPr>
              <w:rFonts w:ascii="Menlo" w:hAnsi="Menlo" w:cs="Menlo"/>
              <w:color w:val="000000"/>
            </w:rPr>
          </w:rPrChange>
        </w:rPr>
        <w:t>Long</w:t>
      </w:r>
      <w:r w:rsidRPr="00885241">
        <w:rPr>
          <w:rFonts w:ascii="Consolas" w:hAnsi="Consolas" w:cs="Menlo"/>
          <w:color w:val="080808"/>
          <w:sz w:val="22"/>
          <w:szCs w:val="22"/>
          <w:rPrChange w:id="341" w:author="Abdelkarim Erradi" w:date="2023-11-12T23:05:00Z">
            <w:rPr>
              <w:rFonts w:ascii="Menlo" w:hAnsi="Menlo" w:cs="Menlo"/>
              <w:color w:val="080808"/>
            </w:rPr>
          </w:rPrChange>
        </w:rPr>
        <w:br/>
      </w:r>
      <w:r w:rsidRPr="00885241">
        <w:rPr>
          <w:rFonts w:ascii="Consolas" w:hAnsi="Consolas" w:cs="Menlo"/>
          <w:color w:val="0033B3"/>
          <w:sz w:val="22"/>
          <w:szCs w:val="22"/>
          <w:rPrChange w:id="342" w:author="Abdelkarim Erradi" w:date="2023-11-12T23:05:00Z">
            <w:rPr>
              <w:rFonts w:ascii="Menlo" w:hAnsi="Menlo" w:cs="Menlo"/>
              <w:color w:val="0033B3"/>
            </w:rPr>
          </w:rPrChange>
        </w:rPr>
        <w:t xml:space="preserve">suspend fun </w:t>
      </w:r>
      <w:r w:rsidRPr="00885241">
        <w:rPr>
          <w:rFonts w:ascii="Consolas" w:hAnsi="Consolas" w:cs="Menlo"/>
          <w:color w:val="00627A"/>
          <w:sz w:val="22"/>
          <w:szCs w:val="22"/>
          <w:rPrChange w:id="343" w:author="Abdelkarim Erradi" w:date="2023-11-12T23:05:00Z">
            <w:rPr>
              <w:rFonts w:ascii="Menlo" w:hAnsi="Menlo" w:cs="Menlo"/>
              <w:color w:val="00627A"/>
            </w:rPr>
          </w:rPrChange>
        </w:rPr>
        <w:t>deleteTodo</w:t>
      </w:r>
      <w:r w:rsidRPr="00885241">
        <w:rPr>
          <w:rFonts w:ascii="Consolas" w:hAnsi="Consolas" w:cs="Menlo"/>
          <w:color w:val="080808"/>
          <w:sz w:val="22"/>
          <w:szCs w:val="22"/>
          <w:rPrChange w:id="344" w:author="Abdelkarim Erradi" w:date="2023-11-12T23:05:00Z">
            <w:rPr>
              <w:rFonts w:ascii="Menlo" w:hAnsi="Menlo" w:cs="Menlo"/>
              <w:color w:val="080808"/>
            </w:rPr>
          </w:rPrChange>
        </w:rPr>
        <w:t xml:space="preserve">(todo: </w:t>
      </w:r>
      <w:r w:rsidRPr="00885241">
        <w:rPr>
          <w:rFonts w:ascii="Consolas" w:hAnsi="Consolas" w:cs="Menlo"/>
          <w:color w:val="000000"/>
          <w:sz w:val="22"/>
          <w:szCs w:val="22"/>
          <w:rPrChange w:id="345" w:author="Abdelkarim Erradi" w:date="2023-11-12T23:05:00Z">
            <w:rPr>
              <w:rFonts w:ascii="Menlo" w:hAnsi="Menlo" w:cs="Menlo"/>
              <w:color w:val="000000"/>
            </w:rPr>
          </w:rPrChange>
        </w:rPr>
        <w:t>Todo</w:t>
      </w:r>
      <w:r w:rsidRPr="00885241">
        <w:rPr>
          <w:rFonts w:ascii="Consolas" w:hAnsi="Consolas" w:cs="Menlo"/>
          <w:color w:val="080808"/>
          <w:sz w:val="22"/>
          <w:szCs w:val="22"/>
          <w:rPrChange w:id="346" w:author="Abdelkarim Erradi" w:date="2023-11-12T23:05:00Z">
            <w:rPr>
              <w:rFonts w:ascii="Menlo" w:hAnsi="Menlo" w:cs="Menlo"/>
              <w:color w:val="080808"/>
            </w:rPr>
          </w:rPrChange>
        </w:rPr>
        <w:t xml:space="preserve">): </w:t>
      </w:r>
      <w:r w:rsidRPr="00885241">
        <w:rPr>
          <w:rFonts w:ascii="Consolas" w:hAnsi="Consolas" w:cs="Menlo"/>
          <w:color w:val="000000"/>
          <w:sz w:val="22"/>
          <w:szCs w:val="22"/>
          <w:rPrChange w:id="347" w:author="Abdelkarim Erradi" w:date="2023-11-12T23:05:00Z">
            <w:rPr>
              <w:rFonts w:ascii="Menlo" w:hAnsi="Menlo" w:cs="Menlo"/>
              <w:color w:val="000000"/>
            </w:rPr>
          </w:rPrChange>
        </w:rPr>
        <w:t>Int</w:t>
      </w:r>
    </w:p>
    <w:p w14:paraId="36704869" w14:textId="29E9EAB4" w:rsidR="00F97051" w:rsidDel="00BD6F69" w:rsidRDefault="00F97051" w:rsidP="008B75C4">
      <w:pPr>
        <w:pStyle w:val="ListParagraph"/>
        <w:contextualSpacing/>
        <w:jc w:val="both"/>
        <w:rPr>
          <w:del w:id="348" w:author="Abdelkarim Erradi" w:date="2023-11-12T20:49:00Z"/>
          <w:rFonts w:ascii="Menlo" w:hAnsi="Menlo" w:cs="Menlo"/>
          <w:color w:val="080808"/>
          <w:sz w:val="16"/>
          <w:szCs w:val="16"/>
        </w:rPr>
      </w:pPr>
    </w:p>
    <w:p w14:paraId="67F3A8B3" w14:textId="0DDDBD55" w:rsidR="00012F8B" w:rsidRDefault="00012F8B" w:rsidP="00304243">
      <w:pPr>
        <w:contextualSpacing/>
        <w:jc w:val="both"/>
        <w:rPr>
          <w:del w:id="349" w:author="Abdelkarim Erradi" w:date="2023-11-12T20:49:00Z"/>
          <w:rFonts w:ascii="Garamond" w:hAnsi="Garamond"/>
        </w:rPr>
      </w:pPr>
    </w:p>
    <w:p w14:paraId="57D5B7AD" w14:textId="584D4410" w:rsidR="001B66D9" w:rsidRPr="001B66D9" w:rsidRDefault="001B66D9" w:rsidP="001B66D9">
      <w:pPr>
        <w:pStyle w:val="ListParagraph"/>
        <w:numPr>
          <w:ilvl w:val="0"/>
          <w:numId w:val="10"/>
        </w:numPr>
        <w:contextualSpacing/>
        <w:jc w:val="both"/>
        <w:rPr>
          <w:del w:id="350" w:author="Abdelkarim Erradi" w:date="2023-11-12T20:49:00Z"/>
          <w:rFonts w:ascii="Garamond" w:hAnsi="Garamond"/>
          <w:lang w:val="en-US"/>
        </w:rPr>
      </w:pPr>
      <w:bookmarkStart w:id="351" w:name="OLE_LINK97"/>
      <w:bookmarkStart w:id="352" w:name="OLE_LINK98"/>
      <w:del w:id="353" w:author="Abdelkarim Erradi" w:date="2023-11-12T20:49:00Z">
        <w:r>
          <w:rPr>
            <w:rFonts w:ascii="Garamond" w:hAnsi="Garamond"/>
          </w:rPr>
          <w:delText xml:space="preserve">Use </w:delText>
        </w:r>
        <w:r w:rsidR="00263141">
          <w:rPr>
            <w:rFonts w:ascii="Garamond" w:hAnsi="Garamond"/>
          </w:rPr>
          <w:delText xml:space="preserve">the appropriate </w:delText>
        </w:r>
        <w:r w:rsidRPr="001B66D9">
          <w:rPr>
            <w:rFonts w:ascii="Garamond" w:hAnsi="Garamond"/>
            <w:lang w:val="en-US"/>
          </w:rPr>
          <w:delText>@Query</w:delText>
        </w:r>
        <w:r>
          <w:rPr>
            <w:rFonts w:ascii="Garamond" w:hAnsi="Garamond"/>
            <w:lang w:val="en-US"/>
          </w:rPr>
          <w:delText xml:space="preserve">, @Delete </w:delText>
        </w:r>
        <w:r w:rsidR="00AA2D4F">
          <w:rPr>
            <w:rFonts w:ascii="Garamond" w:hAnsi="Garamond"/>
            <w:lang w:val="en-US"/>
          </w:rPr>
          <w:delText xml:space="preserve">, </w:delText>
        </w:r>
        <w:r>
          <w:rPr>
            <w:rFonts w:ascii="Garamond" w:hAnsi="Garamond"/>
            <w:lang w:val="en-US"/>
          </w:rPr>
          <w:delText>@Insert</w:delText>
        </w:r>
        <w:r w:rsidR="00AA2D4F">
          <w:rPr>
            <w:rFonts w:ascii="Garamond" w:hAnsi="Garamond"/>
            <w:lang w:val="en-US"/>
          </w:rPr>
          <w:delText xml:space="preserve"> , @Upsert</w:delText>
        </w:r>
        <w:r>
          <w:rPr>
            <w:rFonts w:ascii="Garamond" w:hAnsi="Garamond"/>
            <w:lang w:val="en-US"/>
          </w:rPr>
          <w:delText xml:space="preserve"> </w:delText>
        </w:r>
        <w:r w:rsidR="00263141">
          <w:rPr>
            <w:rFonts w:ascii="Garamond" w:hAnsi="Garamond"/>
            <w:lang w:val="en-US"/>
          </w:rPr>
          <w:delText xml:space="preserve">to </w:delText>
        </w:r>
        <w:r>
          <w:rPr>
            <w:rFonts w:ascii="Garamond" w:hAnsi="Garamond"/>
            <w:lang w:val="en-US"/>
          </w:rPr>
          <w:delText>annotat</w:delText>
        </w:r>
        <w:r w:rsidR="00263141">
          <w:rPr>
            <w:rFonts w:ascii="Garamond" w:hAnsi="Garamond"/>
            <w:lang w:val="en-US"/>
          </w:rPr>
          <w:delText xml:space="preserve">e methods of the </w:delText>
        </w:r>
        <w:r w:rsidR="00263141">
          <w:rPr>
            <w:rFonts w:ascii="Garamond" w:hAnsi="Garamond"/>
          </w:rPr>
          <w:delText>TodoDao</w:delText>
        </w:r>
        <w:r w:rsidR="00263141">
          <w:rPr>
            <w:rFonts w:ascii="Garamond" w:hAnsi="Garamond"/>
            <w:lang w:val="en-US"/>
          </w:rPr>
          <w:delText xml:space="preserve"> interface</w:delText>
        </w:r>
        <w:r>
          <w:rPr>
            <w:rFonts w:ascii="Garamond" w:hAnsi="Garamond"/>
            <w:lang w:val="en-US"/>
          </w:rPr>
          <w:delText>.</w:delText>
        </w:r>
      </w:del>
    </w:p>
    <w:p w14:paraId="5B849F74" w14:textId="76CCEDE5" w:rsidR="001B66D9" w:rsidRDefault="00263141" w:rsidP="008B75C4">
      <w:pPr>
        <w:pStyle w:val="ListParagraph"/>
        <w:contextualSpacing/>
        <w:jc w:val="both"/>
        <w:rPr>
          <w:del w:id="354" w:author="Abdelkarim Erradi" w:date="2023-11-12T20:49:00Z"/>
          <w:rFonts w:ascii="Garamond" w:hAnsi="Garamond"/>
          <w:lang w:val="en-US"/>
        </w:rPr>
      </w:pPr>
      <w:del w:id="355" w:author="Abdelkarim Erradi" w:date="2023-11-12T20:49:00Z">
        <w:r>
          <w:rPr>
            <w:rFonts w:ascii="Garamond" w:hAnsi="Garamond"/>
            <w:lang w:val="en-US"/>
          </w:rPr>
          <w:delText>e.</w:delText>
        </w:r>
        <w:r w:rsidR="008B75C4">
          <w:rPr>
            <w:rFonts w:ascii="Garamond" w:hAnsi="Garamond"/>
            <w:lang w:val="en-US"/>
          </w:rPr>
          <w:delText xml:space="preserve">g. To get all </w:delText>
        </w:r>
        <w:r w:rsidR="008E494A">
          <w:rPr>
            <w:rFonts w:ascii="Garamond" w:hAnsi="Garamond"/>
            <w:lang w:val="en-US"/>
          </w:rPr>
          <w:delText>projects</w:delText>
        </w:r>
        <w:r w:rsidR="008B75C4">
          <w:rPr>
            <w:rFonts w:ascii="Garamond" w:hAnsi="Garamond"/>
            <w:lang w:val="en-US"/>
          </w:rPr>
          <w:delText xml:space="preserve"> you should annotate the getProjects function as follows.</w:delText>
        </w:r>
      </w:del>
    </w:p>
    <w:p w14:paraId="3CFA7425" w14:textId="2ECF5005" w:rsidR="008B75C4" w:rsidRDefault="008B75C4" w:rsidP="008B75C4">
      <w:pPr>
        <w:pStyle w:val="ListParagraph"/>
        <w:contextualSpacing/>
        <w:jc w:val="both"/>
        <w:rPr>
          <w:del w:id="356" w:author="Abdelkarim Erradi" w:date="2023-11-12T20:49:00Z"/>
          <w:rFonts w:ascii="Garamond" w:hAnsi="Garamond"/>
          <w:lang w:val="en-US"/>
        </w:rPr>
      </w:pPr>
    </w:p>
    <w:p w14:paraId="0C96927B" w14:textId="3B0BB6E7" w:rsidR="008B75C4" w:rsidRPr="008B75C4" w:rsidRDefault="008B75C4" w:rsidP="008B75C4">
      <w:pPr>
        <w:pStyle w:val="HTMLPreformatted"/>
        <w:shd w:val="clear" w:color="auto" w:fill="FFFFFF"/>
        <w:ind w:left="720"/>
        <w:rPr>
          <w:moveFrom w:id="357" w:author="Abdelkarim Erradi" w:date="2023-11-12T20:51:00Z"/>
          <w:rFonts w:ascii="Menlo" w:hAnsi="Menlo" w:cs="Menlo"/>
          <w:color w:val="080808"/>
          <w:sz w:val="18"/>
          <w:szCs w:val="18"/>
        </w:rPr>
      </w:pPr>
      <w:moveFromRangeStart w:id="358" w:author="Abdelkarim Erradi" w:date="2023-11-12T20:51:00Z" w:name="move150714694"/>
      <w:moveFrom w:id="359" w:author="Abdelkarim Erradi" w:date="2023-11-12T20:51:00Z">
        <w:r w:rsidRPr="008B75C4">
          <w:rPr>
            <w:rFonts w:ascii="Menlo" w:hAnsi="Menlo" w:cs="Menlo"/>
            <w:color w:val="9E880D"/>
            <w:sz w:val="18"/>
            <w:szCs w:val="18"/>
          </w:rPr>
          <w:t>@Query</w:t>
        </w:r>
        <w:r w:rsidRPr="008B75C4">
          <w:rPr>
            <w:rFonts w:ascii="Menlo" w:hAnsi="Menlo" w:cs="Menlo"/>
            <w:color w:val="080808"/>
            <w:sz w:val="18"/>
            <w:szCs w:val="18"/>
          </w:rPr>
          <w:t>(</w:t>
        </w:r>
        <w:r w:rsidRPr="008B75C4">
          <w:rPr>
            <w:rFonts w:ascii="Menlo" w:hAnsi="Menlo" w:cs="Menlo"/>
            <w:color w:val="067D17"/>
            <w:sz w:val="18"/>
            <w:szCs w:val="18"/>
          </w:rPr>
          <w:t>"</w:t>
        </w:r>
        <w:r w:rsidR="003C3BD7">
          <w:rPr>
            <w:rFonts w:ascii="Menlo" w:hAnsi="Menlo" w:cs="Menlo"/>
            <w:color w:val="067D17"/>
            <w:sz w:val="18"/>
            <w:szCs w:val="18"/>
          </w:rPr>
          <w:t>select</w:t>
        </w:r>
        <w:r w:rsidR="003C3BD7" w:rsidRPr="008B75C4">
          <w:rPr>
            <w:rFonts w:ascii="Menlo" w:hAnsi="Menlo" w:cs="Menlo"/>
            <w:color w:val="067D17"/>
            <w:sz w:val="18"/>
            <w:szCs w:val="18"/>
          </w:rPr>
          <w:t xml:space="preserve"> </w:t>
        </w:r>
        <w:r w:rsidRPr="008B75C4">
          <w:rPr>
            <w:rFonts w:ascii="Menlo" w:hAnsi="Menlo" w:cs="Menlo"/>
            <w:color w:val="067D17"/>
            <w:sz w:val="18"/>
            <w:szCs w:val="18"/>
          </w:rPr>
          <w:t xml:space="preserve">* </w:t>
        </w:r>
        <w:r w:rsidR="003C3BD7">
          <w:rPr>
            <w:rFonts w:ascii="Menlo" w:hAnsi="Menlo" w:cs="Menlo"/>
            <w:color w:val="067D17"/>
            <w:sz w:val="18"/>
            <w:szCs w:val="18"/>
          </w:rPr>
          <w:t xml:space="preserve">from </w:t>
        </w:r>
        <w:r w:rsidRPr="008B75C4">
          <w:rPr>
            <w:rFonts w:ascii="Menlo" w:hAnsi="Menlo" w:cs="Menlo"/>
            <w:color w:val="067D17"/>
            <w:sz w:val="18"/>
            <w:szCs w:val="18"/>
          </w:rPr>
          <w:t>Project"</w:t>
        </w:r>
        <w:r w:rsidRPr="008B75C4">
          <w:rPr>
            <w:rFonts w:ascii="Menlo" w:hAnsi="Menlo" w:cs="Menlo"/>
            <w:color w:val="080808"/>
            <w:sz w:val="18"/>
            <w:szCs w:val="18"/>
          </w:rPr>
          <w:t>)</w:t>
        </w:r>
        <w:r w:rsidRPr="008B75C4">
          <w:rPr>
            <w:rFonts w:ascii="Menlo" w:hAnsi="Menlo" w:cs="Menlo"/>
            <w:color w:val="080808"/>
            <w:sz w:val="18"/>
            <w:szCs w:val="18"/>
          </w:rPr>
          <w:br/>
        </w:r>
        <w:r w:rsidRPr="008B75C4">
          <w:rPr>
            <w:rFonts w:ascii="Menlo" w:hAnsi="Menlo" w:cs="Menlo"/>
            <w:color w:val="0033B3"/>
            <w:sz w:val="18"/>
            <w:szCs w:val="18"/>
          </w:rPr>
          <w:t xml:space="preserve">fun </w:t>
        </w:r>
        <w:r w:rsidR="00BF0132">
          <w:rPr>
            <w:rFonts w:ascii="Menlo" w:hAnsi="Menlo" w:cs="Menlo"/>
            <w:color w:val="00627A"/>
            <w:sz w:val="18"/>
            <w:szCs w:val="18"/>
          </w:rPr>
          <w:t>observe</w:t>
        </w:r>
        <w:r w:rsidRPr="008B75C4">
          <w:rPr>
            <w:rFonts w:ascii="Menlo" w:hAnsi="Menlo" w:cs="Menlo"/>
            <w:color w:val="00627A"/>
            <w:sz w:val="18"/>
            <w:szCs w:val="18"/>
          </w:rPr>
          <w:t>Projects</w:t>
        </w:r>
        <w:r w:rsidRPr="008B75C4">
          <w:rPr>
            <w:rFonts w:ascii="Menlo" w:hAnsi="Menlo" w:cs="Menlo"/>
            <w:color w:val="080808"/>
            <w:sz w:val="18"/>
            <w:szCs w:val="18"/>
          </w:rPr>
          <w:t xml:space="preserve">(): </w:t>
        </w:r>
        <w:r w:rsidR="00600A78">
          <w:rPr>
            <w:rFonts w:ascii="Menlo" w:hAnsi="Menlo" w:cs="Menlo"/>
            <w:color w:val="000000"/>
            <w:sz w:val="18"/>
            <w:szCs w:val="18"/>
          </w:rPr>
          <w:t>Flow</w:t>
        </w:r>
        <w:r w:rsidRPr="008B75C4">
          <w:rPr>
            <w:rFonts w:ascii="Menlo" w:hAnsi="Menlo" w:cs="Menlo"/>
            <w:color w:val="080808"/>
            <w:sz w:val="18"/>
            <w:szCs w:val="18"/>
          </w:rPr>
          <w:t>&lt;</w:t>
        </w:r>
        <w:r w:rsidRPr="008B75C4">
          <w:rPr>
            <w:rFonts w:ascii="Menlo" w:hAnsi="Menlo" w:cs="Menlo"/>
            <w:color w:val="000000"/>
            <w:sz w:val="18"/>
            <w:szCs w:val="18"/>
          </w:rPr>
          <w:t>List</w:t>
        </w:r>
        <w:r w:rsidRPr="008B75C4">
          <w:rPr>
            <w:rFonts w:ascii="Menlo" w:hAnsi="Menlo" w:cs="Menlo"/>
            <w:color w:val="080808"/>
            <w:sz w:val="18"/>
            <w:szCs w:val="18"/>
          </w:rPr>
          <w:t>&lt;</w:t>
        </w:r>
        <w:r w:rsidRPr="008B75C4">
          <w:rPr>
            <w:rFonts w:ascii="Menlo" w:hAnsi="Menlo" w:cs="Menlo"/>
            <w:color w:val="000000"/>
            <w:sz w:val="18"/>
            <w:szCs w:val="18"/>
          </w:rPr>
          <w:t>Project</w:t>
        </w:r>
        <w:r w:rsidRPr="008B75C4">
          <w:rPr>
            <w:rFonts w:ascii="Menlo" w:hAnsi="Menlo" w:cs="Menlo"/>
            <w:color w:val="080808"/>
            <w:sz w:val="18"/>
            <w:szCs w:val="18"/>
          </w:rPr>
          <w:t>&gt;&gt;</w:t>
        </w:r>
      </w:moveFrom>
    </w:p>
    <w:moveFromRangeEnd w:id="358"/>
    <w:p w14:paraId="10A66B2A" w14:textId="3CEC9EC3" w:rsidR="008B75C4" w:rsidRPr="001B66D9" w:rsidRDefault="008B75C4" w:rsidP="008B75C4">
      <w:pPr>
        <w:pStyle w:val="ListParagraph"/>
        <w:contextualSpacing/>
        <w:jc w:val="both"/>
        <w:rPr>
          <w:del w:id="360" w:author="Abdelkarim Erradi" w:date="2023-11-12T20:53:00Z"/>
          <w:rFonts w:ascii="Garamond" w:hAnsi="Garamond"/>
          <w:lang w:val="en-US"/>
        </w:rPr>
      </w:pPr>
    </w:p>
    <w:bookmarkEnd w:id="351"/>
    <w:bookmarkEnd w:id="352"/>
    <w:p w14:paraId="49BB7C65" w14:textId="7699298E" w:rsidR="001B66D9" w:rsidRDefault="001B66D9" w:rsidP="00D57867">
      <w:pPr>
        <w:contextualSpacing/>
        <w:jc w:val="both"/>
        <w:rPr>
          <w:rFonts w:ascii="Garamond" w:hAnsi="Garamond"/>
        </w:rPr>
      </w:pPr>
    </w:p>
    <w:p w14:paraId="6F52181B" w14:textId="7B3C4E7B" w:rsidR="00D57867" w:rsidRPr="008D782D" w:rsidRDefault="00D57867">
      <w:pPr>
        <w:pStyle w:val="ListParagraph"/>
        <w:numPr>
          <w:ilvl w:val="0"/>
          <w:numId w:val="21"/>
        </w:numPr>
        <w:spacing w:after="120"/>
        <w:ind w:left="714" w:hanging="357"/>
        <w:jc w:val="both"/>
        <w:rPr>
          <w:rFonts w:ascii="Garamond" w:hAnsi="Garamond" w:cs="Didot"/>
          <w:b/>
          <w:bCs/>
          <w:color w:val="2F5496" w:themeColor="accent1" w:themeShade="BF"/>
          <w:sz w:val="30"/>
          <w:szCs w:val="30"/>
          <w:rPrChange w:id="361" w:author="Abdelkarim Erradi" w:date="2023-11-12T23:05:00Z">
            <w:rPr>
              <w:rFonts w:ascii="Garamond" w:hAnsi="Garamond" w:cs="Didot"/>
              <w:b/>
              <w:bCs/>
              <w:sz w:val="30"/>
              <w:szCs w:val="30"/>
              <w:u w:val="single"/>
            </w:rPr>
          </w:rPrChange>
        </w:rPr>
        <w:pPrChange w:id="362" w:author="Abdelkarim Erradi" w:date="2023-11-12T23:05:00Z">
          <w:pPr>
            <w:contextualSpacing/>
            <w:jc w:val="both"/>
          </w:pPr>
        </w:pPrChange>
      </w:pPr>
      <w:bookmarkStart w:id="363" w:name="OLE_LINK103"/>
      <w:bookmarkStart w:id="364" w:name="OLE_LINK104"/>
      <w:del w:id="365" w:author="Abdelkarim Erradi" w:date="2023-11-12T20:48:00Z">
        <w:r w:rsidRPr="008D782D">
          <w:rPr>
            <w:rFonts w:ascii="Garamond" w:hAnsi="Garamond" w:cs="Didot"/>
            <w:b/>
            <w:bCs/>
            <w:color w:val="2F5496" w:themeColor="accent1" w:themeShade="BF"/>
            <w:sz w:val="30"/>
            <w:szCs w:val="30"/>
            <w:rPrChange w:id="366" w:author="Abdelkarim Erradi" w:date="2023-11-12T23:05:00Z">
              <w:rPr>
                <w:rFonts w:ascii="Garamond" w:hAnsi="Garamond" w:cs="Didot"/>
                <w:b/>
                <w:bCs/>
                <w:sz w:val="30"/>
                <w:szCs w:val="30"/>
                <w:u w:val="single"/>
              </w:rPr>
            </w:rPrChange>
          </w:rPr>
          <w:delText xml:space="preserve">Task  3: </w:delText>
        </w:r>
      </w:del>
      <w:r w:rsidRPr="008D782D">
        <w:rPr>
          <w:rFonts w:ascii="Garamond" w:hAnsi="Garamond" w:cs="Didot"/>
          <w:b/>
          <w:bCs/>
          <w:color w:val="2F5496" w:themeColor="accent1" w:themeShade="BF"/>
          <w:sz w:val="30"/>
          <w:szCs w:val="30"/>
          <w:rPrChange w:id="367" w:author="Abdelkarim Erradi" w:date="2023-11-12T23:05:00Z">
            <w:rPr>
              <w:rFonts w:ascii="Garamond" w:hAnsi="Garamond" w:cs="Didot"/>
              <w:b/>
              <w:bCs/>
              <w:sz w:val="30"/>
              <w:szCs w:val="30"/>
              <w:u w:val="single"/>
            </w:rPr>
          </w:rPrChange>
        </w:rPr>
        <w:t>Creat</w:t>
      </w:r>
      <w:del w:id="368" w:author="Abdelkarim Erradi" w:date="2023-11-12T21:12:00Z">
        <w:r w:rsidRPr="008D782D">
          <w:rPr>
            <w:rFonts w:ascii="Garamond" w:hAnsi="Garamond" w:cs="Didot"/>
            <w:b/>
            <w:bCs/>
            <w:color w:val="2F5496" w:themeColor="accent1" w:themeShade="BF"/>
            <w:sz w:val="30"/>
            <w:szCs w:val="30"/>
            <w:rPrChange w:id="369" w:author="Abdelkarim Erradi" w:date="2023-11-12T23:05:00Z">
              <w:rPr>
                <w:rFonts w:ascii="Garamond" w:hAnsi="Garamond" w:cs="Didot"/>
                <w:b/>
                <w:bCs/>
                <w:sz w:val="30"/>
                <w:szCs w:val="30"/>
                <w:u w:val="single"/>
              </w:rPr>
            </w:rPrChange>
          </w:rPr>
          <w:delText>ing</w:delText>
        </w:r>
      </w:del>
      <w:ins w:id="370" w:author="Abdelkarim Erradi" w:date="2023-11-12T21:12:00Z">
        <w:r w:rsidR="00C750CE">
          <w:rPr>
            <w:rFonts w:ascii="Garamond" w:hAnsi="Garamond" w:cs="Didot"/>
            <w:b/>
            <w:bCs/>
            <w:color w:val="2F5496" w:themeColor="accent1" w:themeShade="BF"/>
            <w:sz w:val="30"/>
            <w:szCs w:val="30"/>
          </w:rPr>
          <w:t>e</w:t>
        </w:r>
      </w:ins>
      <w:r w:rsidRPr="008D782D">
        <w:rPr>
          <w:rFonts w:ascii="Garamond" w:hAnsi="Garamond" w:cs="Didot"/>
          <w:b/>
          <w:bCs/>
          <w:color w:val="2F5496" w:themeColor="accent1" w:themeShade="BF"/>
          <w:sz w:val="30"/>
          <w:szCs w:val="30"/>
          <w:rPrChange w:id="371" w:author="Abdelkarim Erradi" w:date="2023-11-12T23:05:00Z">
            <w:rPr>
              <w:rFonts w:ascii="Garamond" w:hAnsi="Garamond" w:cs="Didot"/>
              <w:b/>
              <w:bCs/>
              <w:sz w:val="30"/>
              <w:szCs w:val="30"/>
              <w:u w:val="single"/>
            </w:rPr>
          </w:rPrChange>
        </w:rPr>
        <w:t xml:space="preserve"> the </w:t>
      </w:r>
      <w:r w:rsidR="00962680" w:rsidRPr="008D782D">
        <w:rPr>
          <w:rFonts w:ascii="Garamond" w:hAnsi="Garamond" w:cs="Didot"/>
          <w:b/>
          <w:bCs/>
          <w:color w:val="2F5496" w:themeColor="accent1" w:themeShade="BF"/>
          <w:sz w:val="30"/>
          <w:szCs w:val="30"/>
          <w:rPrChange w:id="372" w:author="Abdelkarim Erradi" w:date="2023-11-12T23:05:00Z">
            <w:rPr>
              <w:rFonts w:ascii="Garamond" w:hAnsi="Garamond" w:cs="Didot"/>
              <w:b/>
              <w:bCs/>
              <w:sz w:val="30"/>
              <w:szCs w:val="30"/>
              <w:u w:val="single"/>
            </w:rPr>
          </w:rPrChange>
        </w:rPr>
        <w:t>Room</w:t>
      </w:r>
      <w:r w:rsidRPr="008D782D">
        <w:rPr>
          <w:rFonts w:ascii="Garamond" w:hAnsi="Garamond" w:cs="Didot"/>
          <w:b/>
          <w:bCs/>
          <w:color w:val="2F5496" w:themeColor="accent1" w:themeShade="BF"/>
          <w:sz w:val="30"/>
          <w:szCs w:val="30"/>
          <w:rPrChange w:id="373" w:author="Abdelkarim Erradi" w:date="2023-11-12T23:05:00Z">
            <w:rPr>
              <w:rFonts w:ascii="Garamond" w:hAnsi="Garamond" w:cs="Didot"/>
              <w:b/>
              <w:bCs/>
              <w:sz w:val="30"/>
              <w:szCs w:val="30"/>
              <w:u w:val="single"/>
            </w:rPr>
          </w:rPrChange>
        </w:rPr>
        <w:t xml:space="preserve"> </w:t>
      </w:r>
      <w:r w:rsidR="00962680" w:rsidRPr="008D782D">
        <w:rPr>
          <w:rFonts w:ascii="Garamond" w:hAnsi="Garamond" w:cs="Didot"/>
          <w:b/>
          <w:bCs/>
          <w:color w:val="2F5496" w:themeColor="accent1" w:themeShade="BF"/>
          <w:sz w:val="30"/>
          <w:szCs w:val="30"/>
          <w:rPrChange w:id="374" w:author="Abdelkarim Erradi" w:date="2023-11-12T23:05:00Z">
            <w:rPr>
              <w:rFonts w:ascii="Garamond" w:hAnsi="Garamond" w:cs="Didot"/>
              <w:b/>
              <w:bCs/>
              <w:sz w:val="30"/>
              <w:szCs w:val="30"/>
              <w:u w:val="single"/>
            </w:rPr>
          </w:rPrChange>
        </w:rPr>
        <w:t xml:space="preserve">Database </w:t>
      </w:r>
      <w:ins w:id="375" w:author="Abdelkarim Erradi" w:date="2023-11-12T20:49:00Z">
        <w:r w:rsidR="002A5F89">
          <w:rPr>
            <w:rFonts w:ascii="Garamond" w:hAnsi="Garamond" w:cs="Didot"/>
            <w:b/>
            <w:bCs/>
            <w:color w:val="2F5496" w:themeColor="accent1" w:themeShade="BF"/>
            <w:sz w:val="30"/>
            <w:szCs w:val="30"/>
          </w:rPr>
          <w:t>class</w:t>
        </w:r>
      </w:ins>
    </w:p>
    <w:bookmarkEnd w:id="363"/>
    <w:bookmarkEnd w:id="364"/>
    <w:p w14:paraId="6CDC21FF" w14:textId="53A86DF4" w:rsidR="00D57867" w:rsidRPr="00D57867" w:rsidRDefault="00D57867" w:rsidP="00D57867">
      <w:pPr>
        <w:contextualSpacing/>
        <w:jc w:val="both"/>
        <w:rPr>
          <w:del w:id="376" w:author="Abdelkarim Erradi" w:date="2023-11-12T20:49:00Z"/>
          <w:rFonts w:ascii="Garamond" w:hAnsi="Garamond"/>
        </w:rPr>
      </w:pPr>
    </w:p>
    <w:bookmarkEnd w:id="174"/>
    <w:bookmarkEnd w:id="175"/>
    <w:p w14:paraId="48A91D2A" w14:textId="12C871CA" w:rsidR="0016042F" w:rsidRPr="0016042F" w:rsidRDefault="00930904" w:rsidP="0016042F">
      <w:pPr>
        <w:jc w:val="both"/>
        <w:rPr>
          <w:ins w:id="377" w:author="Abdelkarim Erradi" w:date="2023-11-12T20:54:00Z"/>
          <w:rFonts w:ascii="Garamond" w:hAnsi="Garamond" w:cs="Didot"/>
          <w:lang w:val="en-AU" w:eastAsia="en-AU"/>
        </w:rPr>
      </w:pPr>
      <w:del w:id="378" w:author="Abdelkarim Erradi" w:date="2023-11-12T20:54:00Z">
        <w:r w:rsidRPr="00930904">
          <w:rPr>
            <w:rFonts w:ascii="Garamond" w:hAnsi="Garamond" w:cs="Didot"/>
            <w:lang w:val="en-AU" w:eastAsia="en-AU"/>
          </w:rPr>
          <w:delText xml:space="preserve">In this task, you </w:delText>
        </w:r>
        <w:r w:rsidRPr="00930904" w:rsidDel="0016042F">
          <w:rPr>
            <w:rFonts w:ascii="Garamond" w:hAnsi="Garamond" w:cs="Didot"/>
            <w:lang w:val="en-AU" w:eastAsia="en-AU"/>
          </w:rPr>
          <w:delText>c</w:delText>
        </w:r>
      </w:del>
      <w:ins w:id="379" w:author="Abdelkarim Erradi" w:date="2023-11-12T20:54:00Z">
        <w:r w:rsidR="0016042F">
          <w:rPr>
            <w:rFonts w:ascii="Garamond" w:hAnsi="Garamond" w:cs="Didot"/>
            <w:lang w:val="en-AU" w:eastAsia="en-AU"/>
          </w:rPr>
          <w:t>C</w:t>
        </w:r>
      </w:ins>
      <w:r w:rsidRPr="00930904">
        <w:rPr>
          <w:rFonts w:ascii="Garamond" w:hAnsi="Garamond" w:cs="Didot"/>
          <w:lang w:val="en-AU" w:eastAsia="en-AU"/>
        </w:rPr>
        <w:t xml:space="preserve">reate a Room database </w:t>
      </w:r>
      <w:ins w:id="380" w:author="Abdelkarim Erradi" w:date="2023-11-12T20:54:00Z">
        <w:r w:rsidR="0016042F">
          <w:rPr>
            <w:rFonts w:ascii="Garamond" w:hAnsi="Garamond" w:cs="Didot"/>
            <w:lang w:val="en-AU" w:eastAsia="en-AU"/>
          </w:rPr>
          <w:t>a</w:t>
        </w:r>
        <w:r w:rsidR="0016042F" w:rsidRPr="0016042F">
          <w:rPr>
            <w:rFonts w:ascii="Garamond" w:hAnsi="Garamond" w:cs="Didot"/>
            <w:lang w:val="en-AU" w:eastAsia="en-AU"/>
          </w:rPr>
          <w:t xml:space="preserve">bstract class that extends RoomDatabase and </w:t>
        </w:r>
      </w:ins>
      <w:ins w:id="381" w:author="Abdelkarim Erradi" w:date="2023-11-12T20:55:00Z">
        <w:r w:rsidR="0016042F">
          <w:rPr>
            <w:rFonts w:ascii="Garamond" w:hAnsi="Garamond" w:cs="Didot"/>
            <w:lang w:val="en-AU" w:eastAsia="en-AU"/>
          </w:rPr>
          <w:t>a</w:t>
        </w:r>
      </w:ins>
      <w:ins w:id="382" w:author="Abdelkarim Erradi" w:date="2023-11-12T20:54:00Z">
        <w:r w:rsidR="0016042F" w:rsidRPr="0016042F">
          <w:rPr>
            <w:rFonts w:ascii="Garamond" w:hAnsi="Garamond" w:cs="Didot"/>
            <w:lang w:val="en-AU" w:eastAsia="en-AU"/>
          </w:rPr>
          <w:t xml:space="preserve">nnotated with </w:t>
        </w:r>
        <w:r w:rsidR="0016042F" w:rsidRPr="0016042F">
          <w:rPr>
            <w:rFonts w:ascii="Consolas" w:hAnsi="Consolas" w:cs="Didot"/>
            <w:lang w:val="en-AU" w:eastAsia="en-AU"/>
            <w:rPrChange w:id="383" w:author="Abdelkarim Erradi" w:date="2023-11-12T20:55:00Z">
              <w:rPr>
                <w:rFonts w:ascii="Garamond" w:hAnsi="Garamond" w:cs="Didot"/>
                <w:lang w:val="en-AU" w:eastAsia="en-AU"/>
              </w:rPr>
            </w:rPrChange>
          </w:rPr>
          <w:t>@Database</w:t>
        </w:r>
      </w:ins>
      <w:ins w:id="384" w:author="Abdelkarim Erradi" w:date="2023-11-12T20:55:00Z">
        <w:r w:rsidR="0016042F">
          <w:rPr>
            <w:rFonts w:ascii="Garamond" w:hAnsi="Garamond" w:cs="Didot"/>
            <w:lang w:val="en-AU" w:eastAsia="en-AU"/>
          </w:rPr>
          <w:t>.</w:t>
        </w:r>
      </w:ins>
    </w:p>
    <w:p w14:paraId="6FBFF51F" w14:textId="0D8BED92" w:rsidR="00930904" w:rsidRPr="00930904" w:rsidRDefault="0016042F" w:rsidP="0052778A">
      <w:pPr>
        <w:jc w:val="both"/>
        <w:rPr>
          <w:rFonts w:ascii="Garamond" w:hAnsi="Garamond" w:cs="Didot"/>
          <w:lang w:eastAsia="en-AU"/>
        </w:rPr>
      </w:pPr>
      <w:ins w:id="385" w:author="Abdelkarim Erradi" w:date="2023-11-12T20:55:00Z">
        <w:r>
          <w:rPr>
            <w:rFonts w:ascii="Garamond" w:hAnsi="Garamond" w:cs="Didot"/>
            <w:lang w:val="en-AU" w:eastAsia="en-AU"/>
          </w:rPr>
          <w:t>It should p</w:t>
        </w:r>
      </w:ins>
      <w:ins w:id="386" w:author="Abdelkarim Erradi" w:date="2023-11-12T20:54:00Z">
        <w:r w:rsidRPr="0016042F">
          <w:rPr>
            <w:rFonts w:ascii="Garamond" w:hAnsi="Garamond" w:cs="Didot"/>
            <w:lang w:val="en-AU" w:eastAsia="en-AU"/>
          </w:rPr>
          <w:t xml:space="preserve">rovide a singleton dbInstance object created using </w:t>
        </w:r>
        <w:r w:rsidRPr="0016042F">
          <w:rPr>
            <w:rFonts w:ascii="Consolas" w:hAnsi="Consolas" w:cs="Didot"/>
            <w:lang w:val="en-AU" w:eastAsia="en-AU"/>
            <w:rPrChange w:id="387" w:author="Abdelkarim Erradi" w:date="2023-11-12T20:55:00Z">
              <w:rPr>
                <w:rFonts w:ascii="Garamond" w:hAnsi="Garamond" w:cs="Didot"/>
                <w:lang w:val="en-AU" w:eastAsia="en-AU"/>
              </w:rPr>
            </w:rPrChange>
          </w:rPr>
          <w:t>Room.databaseBuilder()</w:t>
        </w:r>
        <w:r w:rsidRPr="0016042F">
          <w:rPr>
            <w:rFonts w:ascii="Garamond" w:hAnsi="Garamond" w:cs="Didot"/>
            <w:lang w:val="en-AU" w:eastAsia="en-AU"/>
          </w:rPr>
          <w:t xml:space="preserve"> to create (if does not exit) and connect to the database</w:t>
        </w:r>
      </w:ins>
      <w:ins w:id="388" w:author="Abdelkarim Erradi" w:date="2023-11-12T20:55:00Z">
        <w:r>
          <w:rPr>
            <w:rFonts w:ascii="Garamond" w:hAnsi="Garamond" w:cs="Didot"/>
            <w:lang w:val="en-AU" w:eastAsia="en-AU"/>
          </w:rPr>
          <w:t>. Also, it s</w:t>
        </w:r>
      </w:ins>
      <w:ins w:id="389" w:author="Abdelkarim Erradi" w:date="2023-11-12T20:54:00Z">
        <w:r w:rsidRPr="0016042F">
          <w:rPr>
            <w:rFonts w:ascii="Garamond" w:hAnsi="Garamond" w:cs="Didot"/>
            <w:lang w:val="en-AU" w:eastAsia="en-AU"/>
          </w:rPr>
          <w:t xml:space="preserve">erves as the main access point to get </w:t>
        </w:r>
      </w:ins>
      <w:ins w:id="390" w:author="Abdelkarim Erradi" w:date="2023-11-12T20:56:00Z">
        <w:r w:rsidR="003259B5">
          <w:rPr>
            <w:rFonts w:ascii="Garamond" w:hAnsi="Garamond" w:cs="Didot"/>
            <w:lang w:val="en-AU" w:eastAsia="en-AU"/>
          </w:rPr>
          <w:t xml:space="preserve">the </w:t>
        </w:r>
      </w:ins>
      <w:ins w:id="391" w:author="Abdelkarim Erradi" w:date="2023-11-12T20:54:00Z">
        <w:r w:rsidRPr="0016042F">
          <w:rPr>
            <w:rFonts w:ascii="Garamond" w:hAnsi="Garamond" w:cs="Didot"/>
            <w:lang w:val="en-AU" w:eastAsia="en-AU"/>
          </w:rPr>
          <w:t xml:space="preserve">DAOs to interact with </w:t>
        </w:r>
      </w:ins>
      <w:ins w:id="392" w:author="Abdelkarim Erradi" w:date="2023-11-12T20:57:00Z">
        <w:r w:rsidR="003259B5">
          <w:rPr>
            <w:rFonts w:ascii="Garamond" w:hAnsi="Garamond" w:cs="Didot"/>
            <w:lang w:val="en-AU" w:eastAsia="en-AU"/>
          </w:rPr>
          <w:t>the database</w:t>
        </w:r>
      </w:ins>
      <w:ins w:id="393" w:author="Abdelkarim Erradi" w:date="2023-11-12T20:56:00Z">
        <w:r>
          <w:rPr>
            <w:rFonts w:ascii="Garamond" w:hAnsi="Garamond" w:cs="Didot"/>
            <w:lang w:val="en-AU" w:eastAsia="en-AU"/>
          </w:rPr>
          <w:t>.</w:t>
        </w:r>
      </w:ins>
      <w:del w:id="394" w:author="Abdelkarim Erradi" w:date="2023-11-12T20:56:00Z">
        <w:r w:rsidR="00930904" w:rsidRPr="00930904">
          <w:rPr>
            <w:rFonts w:ascii="Garamond" w:hAnsi="Garamond" w:cs="Didot"/>
            <w:lang w:val="en-AU" w:eastAsia="en-AU"/>
          </w:rPr>
          <w:delText>that uses the Entity and DAO that you created in the previous task.</w:delText>
        </w:r>
        <w:r w:rsidR="00930904">
          <w:rPr>
            <w:rFonts w:ascii="Garamond" w:hAnsi="Garamond" w:cs="Didot"/>
            <w:lang w:val="en-AU" w:eastAsia="en-AU"/>
          </w:rPr>
          <w:delText xml:space="preserve"> </w:delText>
        </w:r>
        <w:r w:rsidR="00930904" w:rsidRPr="00930904">
          <w:rPr>
            <w:rFonts w:ascii="Garamond" w:hAnsi="Garamond" w:cs="Didot"/>
            <w:lang w:eastAsia="en-AU"/>
          </w:rPr>
          <w:delText xml:space="preserve"> This class </w:delText>
        </w:r>
        <w:r w:rsidR="00EF3EC8" w:rsidRPr="00EF3EC8">
          <w:rPr>
            <w:rFonts w:ascii="Garamond" w:hAnsi="Garamond" w:cs="Didot"/>
            <w:lang w:eastAsia="en-AU"/>
          </w:rPr>
          <w:delText>create</w:delText>
        </w:r>
        <w:r w:rsidR="00EF3EC8">
          <w:rPr>
            <w:rFonts w:ascii="Garamond" w:hAnsi="Garamond" w:cs="Didot"/>
            <w:lang w:eastAsia="en-AU"/>
          </w:rPr>
          <w:delText>s</w:delText>
        </w:r>
        <w:r w:rsidR="00EF3EC8" w:rsidRPr="00EF3EC8">
          <w:rPr>
            <w:rFonts w:ascii="Garamond" w:hAnsi="Garamond" w:cs="Didot"/>
            <w:lang w:eastAsia="en-AU"/>
          </w:rPr>
          <w:delText xml:space="preserve"> (if does not exit) </w:delText>
        </w:r>
        <w:r w:rsidR="00EF3EC8">
          <w:rPr>
            <w:rFonts w:ascii="Garamond" w:hAnsi="Garamond" w:cs="Didot"/>
            <w:lang w:eastAsia="en-AU"/>
          </w:rPr>
          <w:delText xml:space="preserve">and </w:delText>
        </w:r>
        <w:r w:rsidR="00EF3EC8" w:rsidRPr="00EF3EC8">
          <w:rPr>
            <w:rFonts w:ascii="Garamond" w:hAnsi="Garamond" w:cs="Didot"/>
            <w:lang w:eastAsia="en-AU"/>
          </w:rPr>
          <w:delText>connect</w:delText>
        </w:r>
        <w:r w:rsidR="00EF3EC8">
          <w:rPr>
            <w:rFonts w:ascii="Garamond" w:hAnsi="Garamond" w:cs="Didot"/>
            <w:lang w:eastAsia="en-AU"/>
          </w:rPr>
          <w:delText>s</w:delText>
        </w:r>
        <w:r w:rsidR="00EF3EC8" w:rsidRPr="00EF3EC8">
          <w:rPr>
            <w:rFonts w:ascii="Garamond" w:hAnsi="Garamond" w:cs="Didot"/>
            <w:lang w:eastAsia="en-AU"/>
          </w:rPr>
          <w:delText xml:space="preserve"> to the database</w:delText>
        </w:r>
        <w:r w:rsidR="00EF3EC8">
          <w:rPr>
            <w:rFonts w:ascii="Garamond" w:hAnsi="Garamond" w:cs="Didot"/>
            <w:lang w:eastAsia="en-AU"/>
          </w:rPr>
          <w:delText>. It s</w:delText>
        </w:r>
        <w:r w:rsidR="00EF3EC8" w:rsidRPr="00EF3EC8">
          <w:rPr>
            <w:rFonts w:ascii="Garamond" w:hAnsi="Garamond" w:cs="Didot"/>
            <w:lang w:eastAsia="en-AU"/>
          </w:rPr>
          <w:delText>erves as the main access point to get DAOs to interact with DB</w:delText>
        </w:r>
      </w:del>
      <w:del w:id="395" w:author="Abdelkarim Erradi" w:date="2023-11-12T20:53:00Z">
        <w:r w:rsidR="00EF3EC8" w:rsidRPr="00EF3EC8" w:rsidDel="00EF3EC8">
          <w:rPr>
            <w:rFonts w:ascii="Garamond" w:hAnsi="Garamond" w:cs="Didot"/>
            <w:lang w:eastAsia="en-AU"/>
          </w:rPr>
          <w:delText xml:space="preserve"> </w:delText>
        </w:r>
      </w:del>
      <w:del w:id="396" w:author="Abdelkarim Erradi" w:date="2023-11-12T20:56:00Z">
        <w:r w:rsidR="00930904" w:rsidRPr="00930904">
          <w:rPr>
            <w:rFonts w:ascii="Garamond" w:hAnsi="Garamond" w:cs="Didot"/>
            <w:lang w:eastAsia="en-AU"/>
          </w:rPr>
          <w:delText>.</w:delText>
        </w:r>
      </w:del>
    </w:p>
    <w:p w14:paraId="44E5EABB" w14:textId="16CD25AB" w:rsidR="00D317B1" w:rsidRPr="0052778A" w:rsidRDefault="00930904" w:rsidP="0052778A">
      <w:pPr>
        <w:numPr>
          <w:ilvl w:val="0"/>
          <w:numId w:val="11"/>
        </w:numPr>
        <w:spacing w:before="120" w:after="120"/>
        <w:rPr>
          <w:rFonts w:ascii="Garamond" w:hAnsi="Garamond" w:cs="Didot"/>
          <w:lang w:val="en-AU" w:eastAsia="en-AU"/>
        </w:rPr>
      </w:pPr>
      <w:r w:rsidRPr="00787B6B">
        <w:rPr>
          <w:rFonts w:ascii="Garamond" w:hAnsi="Garamond" w:cs="Didot"/>
          <w:lang w:val="en-AU" w:eastAsia="en-AU"/>
        </w:rPr>
        <w:t>Create a</w:t>
      </w:r>
      <w:r w:rsidRPr="00EF3EC8">
        <w:rPr>
          <w:rFonts w:ascii="Garamond" w:hAnsi="Garamond" w:cs="Didot"/>
          <w:lang w:val="en-AU" w:eastAsia="en-AU"/>
        </w:rPr>
        <w:t xml:space="preserve"> public abstract class </w:t>
      </w:r>
      <w:r w:rsidR="00187ACF" w:rsidRPr="00EF3EC8">
        <w:rPr>
          <w:rFonts w:ascii="Garamond" w:hAnsi="Garamond" w:cs="Didot"/>
          <w:lang w:val="en-AU" w:eastAsia="en-AU"/>
        </w:rPr>
        <w:t xml:space="preserve">named </w:t>
      </w:r>
      <w:del w:id="397" w:author="Abdelkarim Erradi" w:date="2023-11-12T21:05:00Z">
        <w:r w:rsidR="00187ACF" w:rsidRPr="0052778A">
          <w:rPr>
            <w:rFonts w:ascii="Consolas" w:hAnsi="Consolas" w:cs="Didot"/>
            <w:sz w:val="22"/>
            <w:szCs w:val="22"/>
            <w:lang w:val="en-AU" w:eastAsia="en-AU"/>
          </w:rPr>
          <w:delText>TodoDatabse</w:delText>
        </w:r>
        <w:r w:rsidR="00187ACF" w:rsidRPr="0052778A">
          <w:rPr>
            <w:rFonts w:ascii="Garamond" w:hAnsi="Garamond" w:cs="Didot"/>
            <w:sz w:val="22"/>
            <w:szCs w:val="22"/>
            <w:lang w:val="en-AU" w:eastAsia="en-AU"/>
          </w:rPr>
          <w:delText xml:space="preserve"> </w:delText>
        </w:r>
      </w:del>
      <w:ins w:id="398" w:author="Abdelkarim Erradi" w:date="2023-11-12T21:05:00Z">
        <w:r w:rsidR="00505C33" w:rsidRPr="0052778A">
          <w:rPr>
            <w:rFonts w:ascii="Consolas" w:hAnsi="Consolas" w:cs="Didot"/>
            <w:sz w:val="22"/>
            <w:szCs w:val="22"/>
            <w:lang w:val="en-AU" w:eastAsia="en-AU"/>
          </w:rPr>
          <w:t>Todo</w:t>
        </w:r>
        <w:r w:rsidR="00505C33">
          <w:rPr>
            <w:rFonts w:ascii="Consolas" w:hAnsi="Consolas" w:cs="Didot"/>
            <w:sz w:val="22"/>
            <w:szCs w:val="22"/>
            <w:lang w:val="en-AU" w:eastAsia="en-AU"/>
          </w:rPr>
          <w:t>DB</w:t>
        </w:r>
        <w:r w:rsidR="00505C33" w:rsidRPr="0052778A">
          <w:rPr>
            <w:rFonts w:ascii="Garamond" w:hAnsi="Garamond" w:cs="Didot"/>
            <w:sz w:val="22"/>
            <w:szCs w:val="22"/>
            <w:lang w:val="en-AU" w:eastAsia="en-AU"/>
          </w:rPr>
          <w:t xml:space="preserve"> </w:t>
        </w:r>
      </w:ins>
      <w:r w:rsidRPr="00787B6B">
        <w:rPr>
          <w:rFonts w:ascii="Garamond" w:hAnsi="Garamond" w:cs="Didot"/>
          <w:lang w:val="en-AU" w:eastAsia="en-AU"/>
        </w:rPr>
        <w:t xml:space="preserve">that extends </w:t>
      </w:r>
      <w:r w:rsidRPr="0052778A">
        <w:rPr>
          <w:rFonts w:ascii="Consolas" w:hAnsi="Consolas" w:cs="Didot"/>
          <w:sz w:val="22"/>
          <w:szCs w:val="22"/>
          <w:lang w:val="en-AU" w:eastAsia="en-AU"/>
        </w:rPr>
        <w:t>RoomDatabase</w:t>
      </w:r>
      <w:r w:rsidRPr="00787B6B">
        <w:rPr>
          <w:rFonts w:ascii="Garamond" w:hAnsi="Garamond" w:cs="Didot"/>
          <w:lang w:val="en-AU" w:eastAsia="en-AU"/>
        </w:rPr>
        <w:t xml:space="preserve">. </w:t>
      </w:r>
      <w:del w:id="399" w:author="Abdelkarim Erradi" w:date="2023-11-12T20:58:00Z">
        <w:r w:rsidRPr="00787B6B">
          <w:rPr>
            <w:rFonts w:ascii="Garamond" w:hAnsi="Garamond" w:cs="Didot"/>
            <w:lang w:val="en-AU" w:eastAsia="en-AU"/>
          </w:rPr>
          <w:delText xml:space="preserve">This class </w:delText>
        </w:r>
        <w:r w:rsidR="00EF3EC8" w:rsidRPr="00EF3EC8">
          <w:rPr>
            <w:rFonts w:ascii="Garamond" w:hAnsi="Garamond" w:cs="Didot"/>
            <w:lang w:val="en-AU" w:eastAsia="en-AU"/>
          </w:rPr>
          <w:delText xml:space="preserve">serves as the main access point </w:delText>
        </w:r>
      </w:del>
      <w:del w:id="400" w:author="Abdelkarim Erradi" w:date="2023-11-12T20:57:00Z">
        <w:r w:rsidR="00EF3EC8" w:rsidRPr="00EF3EC8">
          <w:rPr>
            <w:rFonts w:ascii="Garamond" w:hAnsi="Garamond" w:cs="Didot"/>
            <w:lang w:val="en-AU" w:eastAsia="en-AU"/>
          </w:rPr>
          <w:delText xml:space="preserve">to interact with our </w:delText>
        </w:r>
        <w:r w:rsidR="00187ACF" w:rsidRPr="00EF3EC8">
          <w:rPr>
            <w:rFonts w:ascii="Garamond" w:hAnsi="Garamond" w:cs="Didot"/>
            <w:lang w:val="en-AU" w:eastAsia="en-AU"/>
          </w:rPr>
          <w:delText xml:space="preserve">todo list </w:delText>
        </w:r>
        <w:r w:rsidR="00EF3EC8" w:rsidRPr="00EF3EC8">
          <w:rPr>
            <w:rFonts w:ascii="Garamond" w:hAnsi="Garamond" w:cs="Didot"/>
            <w:lang w:val="en-AU" w:eastAsia="en-AU"/>
          </w:rPr>
          <w:delText>database</w:delText>
        </w:r>
      </w:del>
      <w:del w:id="401" w:author="Abdelkarim Erradi" w:date="2023-11-12T20:58:00Z">
        <w:r w:rsidRPr="00EF3EC8">
          <w:rPr>
            <w:rFonts w:ascii="Garamond" w:hAnsi="Garamond" w:cs="Didot"/>
            <w:lang w:val="en-AU" w:eastAsia="en-AU"/>
          </w:rPr>
          <w:delText xml:space="preserve">. </w:delText>
        </w:r>
      </w:del>
      <w:r w:rsidRPr="00EF3EC8">
        <w:rPr>
          <w:rFonts w:ascii="Garamond" w:hAnsi="Garamond" w:cs="Didot"/>
          <w:lang w:val="en-AU" w:eastAsia="en-AU"/>
        </w:rPr>
        <w:t>The class is abstract because Room </w:t>
      </w:r>
      <w:r w:rsidR="00EF3EC8">
        <w:rPr>
          <w:rFonts w:ascii="Garamond" w:hAnsi="Garamond" w:cs="Didot"/>
          <w:lang w:val="en-AU" w:eastAsia="en-AU"/>
        </w:rPr>
        <w:t xml:space="preserve">will </w:t>
      </w:r>
      <w:r w:rsidR="00EF3EC8" w:rsidRPr="00EF3EC8">
        <w:rPr>
          <w:rFonts w:ascii="Garamond" w:hAnsi="Garamond" w:cs="Didot"/>
          <w:lang w:val="en-AU" w:eastAsia="en-AU"/>
        </w:rPr>
        <w:t>generat</w:t>
      </w:r>
      <w:r w:rsidR="00EF3EC8">
        <w:rPr>
          <w:rFonts w:ascii="Garamond" w:hAnsi="Garamond" w:cs="Didot"/>
          <w:lang w:val="en-AU" w:eastAsia="en-AU"/>
        </w:rPr>
        <w:t>e</w:t>
      </w:r>
      <w:r w:rsidR="00EF3EC8" w:rsidRPr="00787B6B">
        <w:rPr>
          <w:rFonts w:ascii="Garamond" w:hAnsi="Garamond" w:cs="Didot"/>
          <w:lang w:val="en-AU" w:eastAsia="en-AU"/>
        </w:rPr>
        <w:t xml:space="preserve"> </w:t>
      </w:r>
      <w:r w:rsidRPr="00787B6B">
        <w:rPr>
          <w:rFonts w:ascii="Garamond" w:hAnsi="Garamond" w:cs="Didot"/>
          <w:lang w:val="en-AU" w:eastAsia="en-AU"/>
        </w:rPr>
        <w:t>the implementation</w:t>
      </w:r>
      <w:r w:rsidR="00EF3EC8">
        <w:rPr>
          <w:rFonts w:ascii="Garamond" w:hAnsi="Garamond" w:cs="Didot"/>
          <w:lang w:val="en-AU" w:eastAsia="en-AU"/>
        </w:rPr>
        <w:t>.</w:t>
      </w:r>
      <w:r w:rsidR="00D317B1" w:rsidRPr="0052778A">
        <w:rPr>
          <w:rFonts w:ascii="Garamond" w:hAnsi="Garamond" w:cs="Didot"/>
          <w:lang w:val="en-AU" w:eastAsia="en-AU"/>
        </w:rPr>
        <w:t xml:space="preserve"> </w:t>
      </w:r>
    </w:p>
    <w:p w14:paraId="1D121C0B" w14:textId="0678918C" w:rsidR="00930904" w:rsidRDefault="00930904">
      <w:pPr>
        <w:spacing w:before="120" w:after="120"/>
        <w:ind w:left="360"/>
        <w:rPr>
          <w:rFonts w:ascii="Garamond" w:hAnsi="Garamond" w:cs="Didot"/>
          <w:lang w:val="en-AU" w:eastAsia="en-AU"/>
        </w:rPr>
        <w:pPrChange w:id="402" w:author="Abdelkarim Erradi" w:date="2023-11-12T23:05:00Z">
          <w:pPr>
            <w:numPr>
              <w:numId w:val="11"/>
            </w:numPr>
            <w:spacing w:before="120" w:after="120"/>
            <w:ind w:left="360" w:hanging="360"/>
          </w:pPr>
        </w:pPrChange>
      </w:pPr>
      <w:r w:rsidRPr="00930904">
        <w:rPr>
          <w:rFonts w:ascii="Garamond" w:hAnsi="Garamond" w:cs="Didot"/>
          <w:lang w:val="en-AU" w:eastAsia="en-AU"/>
        </w:rPr>
        <w:t>Annotate the class with </w:t>
      </w:r>
      <w:r w:rsidRPr="0052778A">
        <w:rPr>
          <w:rFonts w:ascii="Consolas" w:hAnsi="Consolas" w:cs="Didot"/>
          <w:b/>
          <w:bCs/>
          <w:sz w:val="22"/>
          <w:szCs w:val="22"/>
          <w:lang w:val="en-AU" w:eastAsia="en-AU"/>
        </w:rPr>
        <w:t>@Database</w:t>
      </w:r>
      <w:r w:rsidR="00EF3EC8">
        <w:rPr>
          <w:rFonts w:ascii="Garamond" w:hAnsi="Garamond" w:cs="Didot"/>
          <w:lang w:val="en-AU" w:eastAsia="en-AU"/>
        </w:rPr>
        <w:t xml:space="preserve"> and pass as </w:t>
      </w:r>
      <w:r w:rsidRPr="00930904">
        <w:rPr>
          <w:rFonts w:ascii="Garamond" w:hAnsi="Garamond" w:cs="Didot"/>
          <w:lang w:val="en-AU" w:eastAsia="en-AU"/>
        </w:rPr>
        <w:t>arguments</w:t>
      </w:r>
      <w:r w:rsidR="00EF3EC8">
        <w:rPr>
          <w:rFonts w:ascii="Garamond" w:hAnsi="Garamond" w:cs="Didot"/>
          <w:lang w:val="en-AU" w:eastAsia="en-AU"/>
        </w:rPr>
        <w:t>:</w:t>
      </w:r>
      <w:r w:rsidRPr="00930904">
        <w:rPr>
          <w:rFonts w:ascii="Garamond" w:hAnsi="Garamond" w:cs="Didot"/>
          <w:lang w:val="en-AU" w:eastAsia="en-AU"/>
        </w:rPr>
        <w:t xml:space="preserve"> </w:t>
      </w:r>
      <w:r w:rsidR="00EF3EC8">
        <w:rPr>
          <w:rFonts w:ascii="Garamond" w:hAnsi="Garamond" w:cs="Didot"/>
          <w:lang w:val="en-AU" w:eastAsia="en-AU"/>
        </w:rPr>
        <w:t xml:space="preserve">list </w:t>
      </w:r>
      <w:r w:rsidRPr="00930904">
        <w:rPr>
          <w:rFonts w:ascii="Garamond" w:hAnsi="Garamond" w:cs="Didot"/>
          <w:lang w:val="en-AU" w:eastAsia="en-AU"/>
        </w:rPr>
        <w:t xml:space="preserve">the </w:t>
      </w:r>
      <w:r w:rsidR="00EF3EC8">
        <w:rPr>
          <w:rFonts w:ascii="Garamond" w:hAnsi="Garamond" w:cs="Didot"/>
          <w:lang w:val="en-AU" w:eastAsia="en-AU"/>
        </w:rPr>
        <w:t xml:space="preserve">app </w:t>
      </w:r>
      <w:r w:rsidRPr="00930904">
        <w:rPr>
          <w:rFonts w:ascii="Garamond" w:hAnsi="Garamond" w:cs="Didot"/>
          <w:lang w:val="en-AU" w:eastAsia="en-AU"/>
        </w:rPr>
        <w:t xml:space="preserve">entities </w:t>
      </w:r>
      <w:r w:rsidR="00EF3EC8">
        <w:rPr>
          <w:rFonts w:ascii="Garamond" w:hAnsi="Garamond" w:cs="Didot"/>
          <w:lang w:val="en-AU" w:eastAsia="en-AU"/>
        </w:rPr>
        <w:t xml:space="preserve">and the </w:t>
      </w:r>
      <w:r w:rsidRPr="00930904">
        <w:rPr>
          <w:rFonts w:ascii="Garamond" w:hAnsi="Garamond" w:cs="Didot"/>
          <w:lang w:val="en-AU" w:eastAsia="en-AU"/>
        </w:rPr>
        <w:t>version number.</w:t>
      </w:r>
    </w:p>
    <w:p w14:paraId="4EA08E20" w14:textId="70D26C35" w:rsidR="00D317B1" w:rsidRPr="006A40C8" w:rsidRDefault="00D317B1">
      <w:pPr>
        <w:pStyle w:val="HTMLPreformatted"/>
        <w:shd w:val="clear" w:color="auto" w:fill="FFFFFF"/>
        <w:rPr>
          <w:del w:id="403" w:author="Abdelkarim Erradi" w:date="2023-11-12T20:59:00Z"/>
          <w:rFonts w:ascii="Consolas" w:hAnsi="Consolas" w:cs="Menlo"/>
          <w:color w:val="080808"/>
          <w:sz w:val="22"/>
          <w:szCs w:val="23"/>
          <w:rPrChange w:id="404" w:author="Abdelkarim Erradi" w:date="2023-11-12T23:05:00Z">
            <w:rPr>
              <w:del w:id="405" w:author="Abdelkarim Erradi" w:date="2023-11-12T20:59:00Z"/>
              <w:rFonts w:ascii="Menlo" w:hAnsi="Menlo" w:cs="Menlo"/>
              <w:color w:val="080808"/>
            </w:rPr>
          </w:rPrChange>
        </w:rPr>
        <w:pPrChange w:id="406" w:author="Abdelkarim Erradi" w:date="2023-11-12T23:05:00Z">
          <w:pPr>
            <w:pStyle w:val="HTMLPreformatted"/>
            <w:shd w:val="clear" w:color="auto" w:fill="FFFFFF"/>
            <w:ind w:left="360"/>
          </w:pPr>
        </w:pPrChange>
      </w:pPr>
      <w:r w:rsidRPr="006A40C8">
        <w:rPr>
          <w:rFonts w:ascii="Consolas" w:hAnsi="Consolas" w:cs="Menlo"/>
          <w:color w:val="9E880D"/>
          <w:sz w:val="22"/>
          <w:szCs w:val="23"/>
          <w:rPrChange w:id="407" w:author="Abdelkarim Erradi" w:date="2023-11-12T23:05:00Z">
            <w:rPr>
              <w:rFonts w:ascii="Menlo" w:hAnsi="Menlo" w:cs="Menlo"/>
              <w:color w:val="9E880D"/>
            </w:rPr>
          </w:rPrChange>
        </w:rPr>
        <w:t>@Database</w:t>
      </w:r>
      <w:r w:rsidRPr="006A40C8">
        <w:rPr>
          <w:rFonts w:ascii="Consolas" w:hAnsi="Consolas" w:cs="Menlo"/>
          <w:color w:val="080808"/>
          <w:sz w:val="22"/>
          <w:szCs w:val="23"/>
          <w:rPrChange w:id="408" w:author="Abdelkarim Erradi" w:date="2023-11-12T23:05:00Z">
            <w:rPr>
              <w:rFonts w:ascii="Menlo" w:hAnsi="Menlo" w:cs="Menlo"/>
              <w:color w:val="080808"/>
            </w:rPr>
          </w:rPrChange>
        </w:rPr>
        <w:t>(entities = [</w:t>
      </w:r>
      <w:r w:rsidRPr="006A40C8">
        <w:rPr>
          <w:rFonts w:ascii="Consolas" w:hAnsi="Consolas" w:cs="Menlo"/>
          <w:color w:val="000000"/>
          <w:sz w:val="22"/>
          <w:szCs w:val="23"/>
          <w:rPrChange w:id="409" w:author="Abdelkarim Erradi" w:date="2023-11-12T23:05:00Z">
            <w:rPr>
              <w:rFonts w:ascii="Menlo" w:hAnsi="Menlo" w:cs="Menlo"/>
              <w:color w:val="000000"/>
            </w:rPr>
          </w:rPrChange>
        </w:rPr>
        <w:t>Todo</w:t>
      </w:r>
      <w:r w:rsidRPr="006A40C8">
        <w:rPr>
          <w:rFonts w:ascii="Consolas" w:hAnsi="Consolas" w:cs="Menlo"/>
          <w:color w:val="080808"/>
          <w:sz w:val="22"/>
          <w:szCs w:val="23"/>
          <w:rPrChange w:id="410" w:author="Abdelkarim Erradi" w:date="2023-11-12T23:05:00Z">
            <w:rPr>
              <w:rFonts w:ascii="Menlo" w:hAnsi="Menlo" w:cs="Menlo"/>
              <w:color w:val="080808"/>
            </w:rPr>
          </w:rPrChange>
        </w:rPr>
        <w:t>::</w:t>
      </w:r>
      <w:r w:rsidRPr="006A40C8">
        <w:rPr>
          <w:rFonts w:ascii="Consolas" w:hAnsi="Consolas" w:cs="Menlo"/>
          <w:color w:val="0033B3"/>
          <w:sz w:val="22"/>
          <w:szCs w:val="23"/>
          <w:rPrChange w:id="411" w:author="Abdelkarim Erradi" w:date="2023-11-12T23:05:00Z">
            <w:rPr>
              <w:rFonts w:ascii="Menlo" w:hAnsi="Menlo" w:cs="Menlo"/>
              <w:color w:val="0033B3"/>
            </w:rPr>
          </w:rPrChange>
        </w:rPr>
        <w:t>class</w:t>
      </w:r>
      <w:r w:rsidRPr="006A40C8">
        <w:rPr>
          <w:rFonts w:ascii="Consolas" w:hAnsi="Consolas" w:cs="Menlo"/>
          <w:color w:val="080808"/>
          <w:sz w:val="22"/>
          <w:szCs w:val="23"/>
          <w:rPrChange w:id="412" w:author="Abdelkarim Erradi" w:date="2023-11-12T23:05:00Z">
            <w:rPr>
              <w:rFonts w:ascii="Menlo" w:hAnsi="Menlo" w:cs="Menlo"/>
              <w:color w:val="080808"/>
            </w:rPr>
          </w:rPrChange>
        </w:rPr>
        <w:t xml:space="preserve">, </w:t>
      </w:r>
      <w:r w:rsidRPr="006A40C8">
        <w:rPr>
          <w:rFonts w:ascii="Consolas" w:hAnsi="Consolas" w:cs="Menlo"/>
          <w:color w:val="000000"/>
          <w:sz w:val="22"/>
          <w:szCs w:val="23"/>
          <w:rPrChange w:id="413" w:author="Abdelkarim Erradi" w:date="2023-11-12T23:05:00Z">
            <w:rPr>
              <w:rFonts w:ascii="Menlo" w:hAnsi="Menlo" w:cs="Menlo"/>
              <w:color w:val="000000"/>
            </w:rPr>
          </w:rPrChange>
        </w:rPr>
        <w:t>Project</w:t>
      </w:r>
      <w:r w:rsidRPr="006A40C8">
        <w:rPr>
          <w:rFonts w:ascii="Consolas" w:hAnsi="Consolas" w:cs="Menlo"/>
          <w:color w:val="080808"/>
          <w:sz w:val="22"/>
          <w:szCs w:val="23"/>
          <w:rPrChange w:id="414" w:author="Abdelkarim Erradi" w:date="2023-11-12T23:05:00Z">
            <w:rPr>
              <w:rFonts w:ascii="Menlo" w:hAnsi="Menlo" w:cs="Menlo"/>
              <w:color w:val="080808"/>
            </w:rPr>
          </w:rPrChange>
        </w:rPr>
        <w:t>::</w:t>
      </w:r>
      <w:r w:rsidRPr="006A40C8">
        <w:rPr>
          <w:rFonts w:ascii="Consolas" w:hAnsi="Consolas" w:cs="Menlo"/>
          <w:color w:val="0033B3"/>
          <w:sz w:val="22"/>
          <w:szCs w:val="23"/>
          <w:rPrChange w:id="415" w:author="Abdelkarim Erradi" w:date="2023-11-12T23:05:00Z">
            <w:rPr>
              <w:rFonts w:ascii="Menlo" w:hAnsi="Menlo" w:cs="Menlo"/>
              <w:color w:val="0033B3"/>
            </w:rPr>
          </w:rPrChange>
        </w:rPr>
        <w:t>class</w:t>
      </w:r>
      <w:r w:rsidRPr="006A40C8">
        <w:rPr>
          <w:rFonts w:ascii="Consolas" w:hAnsi="Consolas" w:cs="Menlo"/>
          <w:color w:val="080808"/>
          <w:sz w:val="22"/>
          <w:szCs w:val="23"/>
          <w:rPrChange w:id="416" w:author="Abdelkarim Erradi" w:date="2023-11-12T23:05:00Z">
            <w:rPr>
              <w:rFonts w:ascii="Menlo" w:hAnsi="Menlo" w:cs="Menlo"/>
              <w:color w:val="080808"/>
            </w:rPr>
          </w:rPrChange>
        </w:rPr>
        <w:t xml:space="preserve">], version = </w:t>
      </w:r>
      <w:r w:rsidR="00EF3EC8" w:rsidRPr="006A40C8">
        <w:rPr>
          <w:rFonts w:ascii="Consolas" w:hAnsi="Consolas" w:cs="Menlo"/>
          <w:color w:val="1750EB"/>
          <w:sz w:val="22"/>
          <w:szCs w:val="23"/>
          <w:rPrChange w:id="417" w:author="Abdelkarim Erradi" w:date="2023-11-12T23:05:00Z">
            <w:rPr>
              <w:rFonts w:ascii="Menlo" w:hAnsi="Menlo" w:cs="Menlo"/>
              <w:color w:val="1750EB"/>
            </w:rPr>
          </w:rPrChange>
        </w:rPr>
        <w:t>1</w:t>
      </w:r>
      <w:del w:id="418" w:author="Abdelkarim Erradi" w:date="2023-11-12T21:52:00Z">
        <w:r w:rsidRPr="006A40C8">
          <w:rPr>
            <w:rFonts w:ascii="Consolas" w:hAnsi="Consolas" w:cs="Menlo"/>
            <w:color w:val="080808"/>
            <w:sz w:val="22"/>
            <w:szCs w:val="23"/>
            <w:rPrChange w:id="419" w:author="Abdelkarim Erradi" w:date="2023-11-12T23:05:00Z">
              <w:rPr>
                <w:rFonts w:ascii="Menlo" w:hAnsi="Menlo" w:cs="Menlo"/>
                <w:color w:val="080808"/>
              </w:rPr>
            </w:rPrChange>
          </w:rPr>
          <w:delText xml:space="preserve">, exportSchema = </w:delText>
        </w:r>
        <w:r w:rsidRPr="006A40C8">
          <w:rPr>
            <w:rFonts w:ascii="Consolas" w:hAnsi="Consolas" w:cs="Menlo"/>
            <w:color w:val="0033B3"/>
            <w:sz w:val="22"/>
            <w:szCs w:val="23"/>
            <w:rPrChange w:id="420" w:author="Abdelkarim Erradi" w:date="2023-11-12T23:05:00Z">
              <w:rPr>
                <w:rFonts w:ascii="Menlo" w:hAnsi="Menlo" w:cs="Menlo"/>
                <w:color w:val="0033B3"/>
              </w:rPr>
            </w:rPrChange>
          </w:rPr>
          <w:delText>false</w:delText>
        </w:r>
      </w:del>
      <w:r w:rsidRPr="006A40C8">
        <w:rPr>
          <w:rFonts w:ascii="Consolas" w:hAnsi="Consolas" w:cs="Menlo"/>
          <w:color w:val="080808"/>
          <w:sz w:val="22"/>
          <w:szCs w:val="23"/>
          <w:rPrChange w:id="421" w:author="Abdelkarim Erradi" w:date="2023-11-12T23:05:00Z">
            <w:rPr>
              <w:rFonts w:ascii="Menlo" w:hAnsi="Menlo" w:cs="Menlo"/>
              <w:color w:val="080808"/>
            </w:rPr>
          </w:rPrChange>
        </w:rPr>
        <w:t>)</w:t>
      </w:r>
    </w:p>
    <w:p w14:paraId="48250146" w14:textId="77777777" w:rsidR="006B25B7" w:rsidRDefault="006B25B7" w:rsidP="000042E2">
      <w:pPr>
        <w:pStyle w:val="HTMLPreformatted"/>
        <w:shd w:val="clear" w:color="auto" w:fill="FFFFFF"/>
        <w:rPr>
          <w:ins w:id="422" w:author="Abdelkarim Erradi" w:date="2023-11-12T20:59:00Z"/>
          <w:rFonts w:ascii="Garamond" w:hAnsi="Garamond" w:cs="Didot"/>
          <w:lang w:val="en-AU" w:eastAsia="en-AU"/>
        </w:rPr>
      </w:pPr>
    </w:p>
    <w:p w14:paraId="3B432CFC" w14:textId="77777777" w:rsidR="00451FF3" w:rsidRDefault="00451FF3" w:rsidP="000042E2">
      <w:pPr>
        <w:pStyle w:val="HTMLPreformatted"/>
        <w:shd w:val="clear" w:color="auto" w:fill="FFFFFF"/>
        <w:rPr>
          <w:ins w:id="423" w:author="Abdelkarim Erradi" w:date="2023-11-12T20:59:00Z"/>
          <w:rFonts w:ascii="Garamond" w:hAnsi="Garamond" w:cs="Didot"/>
          <w:lang w:val="en-AU" w:eastAsia="en-AU"/>
        </w:rPr>
      </w:pPr>
    </w:p>
    <w:p w14:paraId="09D2BD5D" w14:textId="0FAE6707" w:rsidR="00A667F4" w:rsidRDefault="004D3198">
      <w:pPr>
        <w:pStyle w:val="HTMLPreformatted"/>
        <w:numPr>
          <w:ilvl w:val="0"/>
          <w:numId w:val="11"/>
        </w:numPr>
        <w:shd w:val="clear" w:color="auto" w:fill="FFFFFF"/>
        <w:spacing w:after="120"/>
        <w:ind w:left="357" w:hanging="357"/>
        <w:rPr>
          <w:ins w:id="424" w:author="Abdelkarim Erradi" w:date="2023-11-12T21:02:00Z"/>
          <w:rFonts w:ascii="Garamond" w:hAnsi="Garamond" w:cs="Didot"/>
          <w:sz w:val="22"/>
          <w:szCs w:val="22"/>
          <w:lang w:val="en-AU" w:eastAsia="en-AU"/>
        </w:rPr>
        <w:pPrChange w:id="425" w:author="Abdelkarim Erradi" w:date="2023-11-12T21:02:00Z">
          <w:pPr>
            <w:pStyle w:val="HTMLPreformatted"/>
            <w:numPr>
              <w:numId w:val="11"/>
            </w:numPr>
            <w:shd w:val="clear" w:color="auto" w:fill="FFFFFF"/>
            <w:ind w:left="360" w:hanging="360"/>
          </w:pPr>
        </w:pPrChange>
      </w:pPr>
      <w:r w:rsidRPr="008D1953">
        <w:rPr>
          <w:rFonts w:ascii="Garamond" w:hAnsi="Garamond" w:cs="Didot"/>
          <w:sz w:val="22"/>
          <w:szCs w:val="22"/>
          <w:lang w:val="en-AU" w:eastAsia="en-AU"/>
          <w:rPrChange w:id="426" w:author="Abdelkarim Erradi" w:date="2023-11-12T23:05:00Z">
            <w:rPr>
              <w:rFonts w:ascii="Garamond" w:hAnsi="Garamond" w:cs="Didot"/>
              <w:lang w:val="en-AU" w:eastAsia="en-AU"/>
            </w:rPr>
          </w:rPrChange>
        </w:rPr>
        <w:t xml:space="preserve">Inside </w:t>
      </w:r>
      <w:r w:rsidR="003C2EEB" w:rsidRPr="008D1953">
        <w:rPr>
          <w:rFonts w:ascii="Garamond" w:hAnsi="Garamond" w:cs="Didot"/>
          <w:sz w:val="22"/>
          <w:szCs w:val="22"/>
          <w:lang w:val="en-AU" w:eastAsia="en-AU"/>
          <w:rPrChange w:id="427" w:author="Abdelkarim Erradi" w:date="2023-11-12T23:05:00Z">
            <w:rPr>
              <w:rFonts w:ascii="Garamond" w:hAnsi="Garamond" w:cs="Didot"/>
              <w:lang w:val="en-AU" w:eastAsia="en-AU"/>
            </w:rPr>
          </w:rPrChange>
        </w:rPr>
        <w:t>the class</w:t>
      </w:r>
      <w:r w:rsidR="008E494A" w:rsidRPr="008D1953">
        <w:rPr>
          <w:rFonts w:ascii="Garamond" w:hAnsi="Garamond" w:cs="Didot"/>
          <w:sz w:val="22"/>
          <w:szCs w:val="22"/>
          <w:lang w:val="en-AU" w:eastAsia="en-AU"/>
          <w:rPrChange w:id="428" w:author="Abdelkarim Erradi" w:date="2023-11-12T23:05:00Z">
            <w:rPr>
              <w:rFonts w:ascii="Garamond" w:hAnsi="Garamond" w:cs="Didot"/>
              <w:lang w:val="en-AU" w:eastAsia="en-AU"/>
            </w:rPr>
          </w:rPrChange>
        </w:rPr>
        <w:t xml:space="preserve"> </w:t>
      </w:r>
      <w:r w:rsidRPr="008D1953">
        <w:rPr>
          <w:rFonts w:ascii="Garamond" w:hAnsi="Garamond" w:cs="Didot"/>
          <w:sz w:val="22"/>
          <w:szCs w:val="22"/>
          <w:lang w:val="en-AU" w:eastAsia="en-AU"/>
          <w:rPrChange w:id="429" w:author="Abdelkarim Erradi" w:date="2023-11-12T23:05:00Z">
            <w:rPr>
              <w:rFonts w:ascii="Garamond" w:hAnsi="Garamond" w:cs="Didot"/>
              <w:lang w:val="en-AU" w:eastAsia="en-AU"/>
            </w:rPr>
          </w:rPrChange>
        </w:rPr>
        <w:t xml:space="preserve">define </w:t>
      </w:r>
      <w:del w:id="430" w:author="Abdelkarim Erradi" w:date="2023-11-12T21:01:00Z">
        <w:r w:rsidRPr="008D1953">
          <w:rPr>
            <w:rFonts w:ascii="Garamond" w:hAnsi="Garamond" w:cs="Didot"/>
            <w:sz w:val="22"/>
            <w:szCs w:val="22"/>
            <w:lang w:val="en-AU" w:eastAsia="en-AU"/>
            <w:rPrChange w:id="431" w:author="Abdelkarim Erradi" w:date="2023-11-12T23:05:00Z">
              <w:rPr>
                <w:rFonts w:ascii="Garamond" w:hAnsi="Garamond" w:cs="Didot"/>
                <w:lang w:val="en-AU" w:eastAsia="en-AU"/>
              </w:rPr>
            </w:rPrChange>
          </w:rPr>
          <w:delText xml:space="preserve">an </w:delText>
        </w:r>
      </w:del>
      <w:ins w:id="432" w:author="Abdelkarim Erradi" w:date="2023-11-12T21:01:00Z">
        <w:r w:rsidR="000B50EE">
          <w:rPr>
            <w:rFonts w:ascii="Garamond" w:hAnsi="Garamond" w:cs="Didot"/>
            <w:sz w:val="22"/>
            <w:szCs w:val="22"/>
            <w:lang w:val="en-AU" w:eastAsia="en-AU"/>
          </w:rPr>
          <w:t>2</w:t>
        </w:r>
        <w:r w:rsidR="000B50EE" w:rsidRPr="008D1953">
          <w:rPr>
            <w:rFonts w:ascii="Garamond" w:hAnsi="Garamond" w:cs="Didot"/>
            <w:sz w:val="22"/>
            <w:szCs w:val="22"/>
            <w:lang w:val="en-AU" w:eastAsia="en-AU"/>
            <w:rPrChange w:id="433" w:author="Abdelkarim Erradi" w:date="2023-11-12T21:00:00Z">
              <w:rPr>
                <w:rFonts w:ascii="Garamond" w:hAnsi="Garamond" w:cs="Didot"/>
                <w:lang w:val="en-AU" w:eastAsia="en-AU"/>
              </w:rPr>
            </w:rPrChange>
          </w:rPr>
          <w:t xml:space="preserve"> </w:t>
        </w:r>
      </w:ins>
      <w:r w:rsidRPr="008D1953">
        <w:rPr>
          <w:rFonts w:ascii="Garamond" w:hAnsi="Garamond" w:cs="Didot"/>
          <w:sz w:val="22"/>
          <w:szCs w:val="22"/>
          <w:lang w:val="en-AU" w:eastAsia="en-AU"/>
          <w:rPrChange w:id="434" w:author="Abdelkarim Erradi" w:date="2023-11-12T23:05:00Z">
            <w:rPr>
              <w:rFonts w:ascii="Garamond" w:hAnsi="Garamond" w:cs="Didot"/>
              <w:lang w:val="en-AU" w:eastAsia="en-AU"/>
            </w:rPr>
          </w:rPrChange>
        </w:rPr>
        <w:t xml:space="preserve">abstract </w:t>
      </w:r>
      <w:r w:rsidRPr="008D1953">
        <w:rPr>
          <w:rFonts w:ascii="Garamond" w:hAnsi="Garamond" w:cs="Didot"/>
          <w:sz w:val="22"/>
          <w:szCs w:val="22"/>
          <w:lang w:val="en-AU" w:eastAsia="en-AU"/>
          <w:rPrChange w:id="435" w:author="Abdelkarim Erradi" w:date="2023-11-12T21:00:00Z">
            <w:rPr>
              <w:rFonts w:ascii="Garamond" w:hAnsi="Garamond" w:cs="Didot"/>
              <w:lang w:val="en-AU" w:eastAsia="en-AU"/>
            </w:rPr>
          </w:rPrChange>
        </w:rPr>
        <w:t>method</w:t>
      </w:r>
      <w:ins w:id="436" w:author="Abdelkarim Erradi" w:date="2023-11-12T21:01:00Z">
        <w:r w:rsidR="000B50EE">
          <w:rPr>
            <w:rFonts w:ascii="Garamond" w:hAnsi="Garamond" w:cs="Didot"/>
            <w:sz w:val="22"/>
            <w:szCs w:val="22"/>
            <w:lang w:val="en-AU" w:eastAsia="en-AU"/>
          </w:rPr>
          <w:t xml:space="preserve">s to return </w:t>
        </w:r>
      </w:ins>
      <w:ins w:id="437" w:author="Abdelkarim Erradi" w:date="2023-11-12T21:02:00Z">
        <w:r w:rsidR="000B50EE">
          <w:rPr>
            <w:rFonts w:ascii="Garamond" w:hAnsi="Garamond" w:cs="Didot"/>
            <w:sz w:val="22"/>
            <w:szCs w:val="22"/>
            <w:lang w:val="en-AU" w:eastAsia="en-AU"/>
          </w:rPr>
          <w:t xml:space="preserve">the </w:t>
        </w:r>
        <w:r w:rsidR="00A667F4">
          <w:rPr>
            <w:rFonts w:ascii="Garamond" w:hAnsi="Garamond" w:cs="Didot"/>
            <w:sz w:val="22"/>
            <w:szCs w:val="22"/>
            <w:lang w:val="en-AU" w:eastAsia="en-AU"/>
          </w:rPr>
          <w:t>return the DAOs created earlier.</w:t>
        </w:r>
      </w:ins>
      <w:ins w:id="438" w:author="Abdelkarim Erradi" w:date="2023-11-12T21:03:00Z">
        <w:r w:rsidR="00C63481">
          <w:rPr>
            <w:rFonts w:ascii="Garamond" w:hAnsi="Garamond" w:cs="Didot"/>
            <w:sz w:val="22"/>
            <w:szCs w:val="22"/>
            <w:lang w:val="en-AU" w:eastAsia="en-AU"/>
          </w:rPr>
          <w:t xml:space="preserve"> </w:t>
        </w:r>
      </w:ins>
      <w:r w:rsidR="00C63481" w:rsidRPr="00C63481">
        <w:rPr>
          <w:rFonts w:ascii="Garamond" w:hAnsi="Garamond" w:cs="Didot"/>
          <w:sz w:val="22"/>
          <w:szCs w:val="22"/>
          <w:lang w:val="en-AU" w:eastAsia="en-AU"/>
        </w:rPr>
        <w:t>Room will generate the implementation body.</w:t>
      </w:r>
    </w:p>
    <w:p w14:paraId="1A0B9CAF" w14:textId="3779B22A" w:rsidR="00C63481" w:rsidRPr="00C63481" w:rsidRDefault="00C634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357"/>
        <w:rPr>
          <w:ins w:id="439" w:author="Abdelkarim Erradi" w:date="2023-11-12T21:02:00Z"/>
          <w:rFonts w:ascii="Consolas" w:hAnsi="Consolas" w:cs="Courier New"/>
          <w:color w:val="080808"/>
          <w:sz w:val="22"/>
          <w:szCs w:val="22"/>
          <w:lang w:val="en-GB" w:eastAsia="en-GB"/>
          <w:rPrChange w:id="440" w:author="Abdelkarim Erradi" w:date="2023-11-12T21:03:00Z">
            <w:rPr>
              <w:ins w:id="441" w:author="Abdelkarim Erradi" w:date="2023-11-12T21:02:00Z"/>
              <w:rFonts w:ascii="Courier New" w:hAnsi="Courier New" w:cs="Courier New"/>
              <w:color w:val="080808"/>
              <w:sz w:val="20"/>
              <w:szCs w:val="20"/>
              <w:lang w:val="en-GB" w:eastAsia="en-GB"/>
            </w:rPr>
          </w:rPrChange>
        </w:rPr>
        <w:pPrChange w:id="442" w:author="Abdelkarim Erradi" w:date="2023-11-12T21:03:00Z">
          <w:pPr>
            <w:pStyle w:val="ListParagraph"/>
            <w:numPr>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pPr>
        </w:pPrChange>
      </w:pPr>
      <w:ins w:id="443" w:author="Abdelkarim Erradi" w:date="2023-11-12T21:02:00Z">
        <w:r w:rsidRPr="00C63481">
          <w:rPr>
            <w:rFonts w:ascii="Consolas" w:hAnsi="Consolas" w:cs="Courier New"/>
            <w:color w:val="0033B3"/>
            <w:sz w:val="22"/>
            <w:szCs w:val="22"/>
            <w:lang w:val="en-GB" w:eastAsia="en-GB"/>
            <w:rPrChange w:id="444" w:author="Abdelkarim Erradi" w:date="2023-11-12T21:03:00Z">
              <w:rPr>
                <w:rFonts w:ascii="Courier New" w:hAnsi="Courier New" w:cs="Courier New"/>
                <w:color w:val="0033B3"/>
                <w:sz w:val="20"/>
                <w:szCs w:val="20"/>
                <w:lang w:val="en-GB" w:eastAsia="en-GB"/>
              </w:rPr>
            </w:rPrChange>
          </w:rPr>
          <w:t xml:space="preserve">abstract fun </w:t>
        </w:r>
      </w:ins>
      <w:ins w:id="445" w:author="Abdelkarim Erradi" w:date="2023-11-12T21:50:00Z">
        <w:r w:rsidR="00E23CC1">
          <w:rPr>
            <w:rFonts w:ascii="Consolas" w:hAnsi="Consolas" w:cs="Courier New"/>
            <w:color w:val="00627A"/>
            <w:sz w:val="22"/>
            <w:szCs w:val="22"/>
            <w:lang w:val="en-GB" w:eastAsia="en-GB"/>
          </w:rPr>
          <w:t>p</w:t>
        </w:r>
      </w:ins>
      <w:ins w:id="446" w:author="Abdelkarim Erradi" w:date="2023-11-12T21:03:00Z">
        <w:r>
          <w:rPr>
            <w:rFonts w:ascii="Consolas" w:hAnsi="Consolas" w:cs="Courier New"/>
            <w:color w:val="00627A"/>
            <w:sz w:val="22"/>
            <w:szCs w:val="22"/>
            <w:lang w:val="en-GB" w:eastAsia="en-GB"/>
          </w:rPr>
          <w:t>roject</w:t>
        </w:r>
      </w:ins>
      <w:ins w:id="447" w:author="Abdelkarim Erradi" w:date="2023-11-12T21:02:00Z">
        <w:r w:rsidRPr="00C63481">
          <w:rPr>
            <w:rFonts w:ascii="Consolas" w:hAnsi="Consolas" w:cs="Courier New"/>
            <w:color w:val="00627A"/>
            <w:sz w:val="22"/>
            <w:szCs w:val="22"/>
            <w:lang w:val="en-GB" w:eastAsia="en-GB"/>
            <w:rPrChange w:id="448" w:author="Abdelkarim Erradi" w:date="2023-11-12T21:03:00Z">
              <w:rPr>
                <w:rFonts w:ascii="Courier New" w:hAnsi="Courier New" w:cs="Courier New"/>
                <w:color w:val="00627A"/>
                <w:sz w:val="20"/>
                <w:szCs w:val="20"/>
                <w:lang w:val="en-GB" w:eastAsia="en-GB"/>
              </w:rPr>
            </w:rPrChange>
          </w:rPr>
          <w:t>Dao</w:t>
        </w:r>
        <w:r w:rsidRPr="00C63481">
          <w:rPr>
            <w:rFonts w:ascii="Consolas" w:hAnsi="Consolas" w:cs="Courier New"/>
            <w:color w:val="080808"/>
            <w:sz w:val="22"/>
            <w:szCs w:val="22"/>
            <w:lang w:val="en-GB" w:eastAsia="en-GB"/>
            <w:rPrChange w:id="449" w:author="Abdelkarim Erradi" w:date="2023-11-12T21:03:00Z">
              <w:rPr>
                <w:rFonts w:ascii="Courier New" w:hAnsi="Courier New" w:cs="Courier New"/>
                <w:color w:val="080808"/>
                <w:sz w:val="20"/>
                <w:szCs w:val="20"/>
                <w:lang w:val="en-GB" w:eastAsia="en-GB"/>
              </w:rPr>
            </w:rPrChange>
          </w:rPr>
          <w:t xml:space="preserve">(): </w:t>
        </w:r>
      </w:ins>
      <w:ins w:id="450" w:author="Abdelkarim Erradi" w:date="2023-11-12T21:03:00Z">
        <w:r>
          <w:rPr>
            <w:rFonts w:ascii="Consolas" w:hAnsi="Consolas" w:cs="Courier New"/>
            <w:color w:val="000000"/>
            <w:sz w:val="22"/>
            <w:szCs w:val="22"/>
            <w:lang w:val="en-GB" w:eastAsia="en-GB"/>
          </w:rPr>
          <w:t>Project</w:t>
        </w:r>
      </w:ins>
      <w:ins w:id="451" w:author="Abdelkarim Erradi" w:date="2023-11-12T21:02:00Z">
        <w:r w:rsidRPr="00C63481">
          <w:rPr>
            <w:rFonts w:ascii="Consolas" w:hAnsi="Consolas" w:cs="Courier New"/>
            <w:color w:val="000000"/>
            <w:sz w:val="22"/>
            <w:szCs w:val="22"/>
            <w:lang w:val="en-GB" w:eastAsia="en-GB"/>
            <w:rPrChange w:id="452" w:author="Abdelkarim Erradi" w:date="2023-11-12T21:03:00Z">
              <w:rPr>
                <w:rFonts w:ascii="Courier New" w:hAnsi="Courier New" w:cs="Courier New"/>
                <w:color w:val="000000"/>
                <w:sz w:val="20"/>
                <w:szCs w:val="20"/>
                <w:lang w:val="en-GB" w:eastAsia="en-GB"/>
              </w:rPr>
            </w:rPrChange>
          </w:rPr>
          <w:t>Dao</w:t>
        </w:r>
        <w:r w:rsidRPr="00C63481">
          <w:rPr>
            <w:rFonts w:ascii="Consolas" w:hAnsi="Consolas" w:cs="Courier New"/>
            <w:color w:val="000000"/>
            <w:sz w:val="22"/>
            <w:szCs w:val="22"/>
            <w:lang w:val="en-GB" w:eastAsia="en-GB"/>
            <w:rPrChange w:id="453" w:author="Abdelkarim Erradi" w:date="2023-11-12T21:03:00Z">
              <w:rPr>
                <w:rFonts w:ascii="Courier New" w:hAnsi="Courier New" w:cs="Courier New"/>
                <w:color w:val="000000"/>
                <w:sz w:val="20"/>
                <w:szCs w:val="20"/>
                <w:lang w:val="en-GB" w:eastAsia="en-GB"/>
              </w:rPr>
            </w:rPrChange>
          </w:rPr>
          <w:br/>
        </w:r>
        <w:r w:rsidRPr="00C63481">
          <w:rPr>
            <w:rFonts w:ascii="Consolas" w:hAnsi="Consolas" w:cs="Courier New"/>
            <w:color w:val="0033B3"/>
            <w:sz w:val="22"/>
            <w:szCs w:val="22"/>
            <w:lang w:val="en-GB" w:eastAsia="en-GB"/>
            <w:rPrChange w:id="454" w:author="Abdelkarim Erradi" w:date="2023-11-12T21:03:00Z">
              <w:rPr>
                <w:rFonts w:ascii="Courier New" w:hAnsi="Courier New" w:cs="Courier New"/>
                <w:color w:val="0033B3"/>
                <w:sz w:val="20"/>
                <w:szCs w:val="20"/>
                <w:lang w:val="en-GB" w:eastAsia="en-GB"/>
              </w:rPr>
            </w:rPrChange>
          </w:rPr>
          <w:t xml:space="preserve">abstract fun </w:t>
        </w:r>
      </w:ins>
      <w:ins w:id="455" w:author="Abdelkarim Erradi" w:date="2023-11-12T21:50:00Z">
        <w:r w:rsidR="00E23CC1">
          <w:rPr>
            <w:rFonts w:ascii="Consolas" w:hAnsi="Consolas" w:cs="Courier New"/>
            <w:color w:val="00627A"/>
            <w:sz w:val="22"/>
            <w:szCs w:val="22"/>
            <w:lang w:val="en-GB" w:eastAsia="en-GB"/>
          </w:rPr>
          <w:t>t</w:t>
        </w:r>
      </w:ins>
      <w:ins w:id="456" w:author="Abdelkarim Erradi" w:date="2023-11-12T21:03:00Z">
        <w:r>
          <w:rPr>
            <w:rFonts w:ascii="Consolas" w:hAnsi="Consolas" w:cs="Courier New"/>
            <w:color w:val="00627A"/>
            <w:sz w:val="22"/>
            <w:szCs w:val="22"/>
            <w:lang w:val="en-GB" w:eastAsia="en-GB"/>
          </w:rPr>
          <w:t>odo</w:t>
        </w:r>
      </w:ins>
      <w:ins w:id="457" w:author="Abdelkarim Erradi" w:date="2023-11-12T21:02:00Z">
        <w:r w:rsidRPr="00C63481">
          <w:rPr>
            <w:rFonts w:ascii="Consolas" w:hAnsi="Consolas" w:cs="Courier New"/>
            <w:color w:val="00627A"/>
            <w:sz w:val="22"/>
            <w:szCs w:val="22"/>
            <w:lang w:val="en-GB" w:eastAsia="en-GB"/>
            <w:rPrChange w:id="458" w:author="Abdelkarim Erradi" w:date="2023-11-12T21:03:00Z">
              <w:rPr>
                <w:rFonts w:ascii="Courier New" w:hAnsi="Courier New" w:cs="Courier New"/>
                <w:color w:val="00627A"/>
                <w:sz w:val="20"/>
                <w:szCs w:val="20"/>
                <w:lang w:val="en-GB" w:eastAsia="en-GB"/>
              </w:rPr>
            </w:rPrChange>
          </w:rPr>
          <w:t>Dao</w:t>
        </w:r>
        <w:r w:rsidRPr="00C63481">
          <w:rPr>
            <w:rFonts w:ascii="Consolas" w:hAnsi="Consolas" w:cs="Courier New"/>
            <w:color w:val="080808"/>
            <w:sz w:val="22"/>
            <w:szCs w:val="22"/>
            <w:lang w:val="en-GB" w:eastAsia="en-GB"/>
            <w:rPrChange w:id="459" w:author="Abdelkarim Erradi" w:date="2023-11-12T21:03:00Z">
              <w:rPr>
                <w:rFonts w:ascii="Courier New" w:hAnsi="Courier New" w:cs="Courier New"/>
                <w:color w:val="080808"/>
                <w:sz w:val="20"/>
                <w:szCs w:val="20"/>
                <w:lang w:val="en-GB" w:eastAsia="en-GB"/>
              </w:rPr>
            </w:rPrChange>
          </w:rPr>
          <w:t xml:space="preserve">(): </w:t>
        </w:r>
      </w:ins>
      <w:ins w:id="460" w:author="Abdelkarim Erradi" w:date="2023-11-12T21:03:00Z">
        <w:r>
          <w:rPr>
            <w:rFonts w:ascii="Consolas" w:hAnsi="Consolas" w:cs="Courier New"/>
            <w:color w:val="000000"/>
            <w:sz w:val="22"/>
            <w:szCs w:val="22"/>
            <w:lang w:val="en-GB" w:eastAsia="en-GB"/>
          </w:rPr>
          <w:t>Todo</w:t>
        </w:r>
      </w:ins>
      <w:ins w:id="461" w:author="Abdelkarim Erradi" w:date="2023-11-12T21:02:00Z">
        <w:r w:rsidRPr="00C63481">
          <w:rPr>
            <w:rFonts w:ascii="Consolas" w:hAnsi="Consolas" w:cs="Courier New"/>
            <w:color w:val="000000"/>
            <w:sz w:val="22"/>
            <w:szCs w:val="22"/>
            <w:lang w:val="en-GB" w:eastAsia="en-GB"/>
            <w:rPrChange w:id="462" w:author="Abdelkarim Erradi" w:date="2023-11-12T21:03:00Z">
              <w:rPr>
                <w:rFonts w:ascii="Courier New" w:hAnsi="Courier New" w:cs="Courier New"/>
                <w:color w:val="000000"/>
                <w:sz w:val="20"/>
                <w:szCs w:val="20"/>
                <w:lang w:val="en-GB" w:eastAsia="en-GB"/>
              </w:rPr>
            </w:rPrChange>
          </w:rPr>
          <w:t>Dao</w:t>
        </w:r>
      </w:ins>
    </w:p>
    <w:p w14:paraId="3C7BCF7B" w14:textId="3E03BE8C" w:rsidR="004D3198" w:rsidRPr="008D1953" w:rsidRDefault="004D3198">
      <w:pPr>
        <w:pStyle w:val="HTMLPreformatted"/>
        <w:numPr>
          <w:ilvl w:val="0"/>
          <w:numId w:val="11"/>
        </w:numPr>
        <w:shd w:val="clear" w:color="auto" w:fill="FFFFFF"/>
        <w:rPr>
          <w:del w:id="463" w:author="Abdelkarim Erradi" w:date="2023-11-12T21:04:00Z"/>
          <w:rFonts w:ascii="Garamond" w:hAnsi="Garamond" w:cs="Didot"/>
          <w:sz w:val="22"/>
          <w:szCs w:val="22"/>
          <w:lang w:val="en-AU" w:eastAsia="en-AU"/>
          <w:rPrChange w:id="464" w:author="Abdelkarim Erradi" w:date="2023-11-12T23:05:00Z">
            <w:rPr>
              <w:del w:id="465" w:author="Abdelkarim Erradi" w:date="2023-11-12T21:04:00Z"/>
              <w:rFonts w:ascii="Garamond" w:hAnsi="Garamond" w:cs="Didot"/>
              <w:lang w:val="en-AU" w:eastAsia="en-AU"/>
            </w:rPr>
          </w:rPrChange>
        </w:rPr>
        <w:pPrChange w:id="466" w:author="Abdelkarim Erradi" w:date="2023-11-12T23:05:00Z">
          <w:pPr>
            <w:numPr>
              <w:numId w:val="11"/>
            </w:numPr>
            <w:spacing w:before="120" w:after="120"/>
            <w:ind w:left="360" w:hanging="360"/>
          </w:pPr>
        </w:pPrChange>
      </w:pPr>
      <w:del w:id="467" w:author="Abdelkarim Erradi" w:date="2023-11-12T21:04:00Z">
        <w:r w:rsidRPr="008D1953">
          <w:rPr>
            <w:rFonts w:ascii="Garamond" w:hAnsi="Garamond" w:cs="Didot"/>
            <w:sz w:val="22"/>
            <w:szCs w:val="22"/>
            <w:lang w:val="en-AU" w:eastAsia="en-AU"/>
            <w:rPrChange w:id="468" w:author="Abdelkarim Erradi" w:date="2023-11-12T23:05:00Z">
              <w:rPr>
                <w:rFonts w:ascii="Garamond" w:hAnsi="Garamond" w:cs="Didot"/>
                <w:lang w:val="en-AU" w:eastAsia="en-AU"/>
              </w:rPr>
            </w:rPrChange>
          </w:rPr>
          <w:delText xml:space="preserve"> that returns a </w:delText>
        </w:r>
        <w:r w:rsidRPr="008D1953">
          <w:rPr>
            <w:rFonts w:ascii="Garamond" w:hAnsi="Garamond" w:cs="Didot"/>
            <w:b/>
            <w:bCs/>
            <w:sz w:val="22"/>
            <w:szCs w:val="22"/>
            <w:lang w:val="en-AU" w:eastAsia="en-AU"/>
            <w:rPrChange w:id="469" w:author="Abdelkarim Erradi" w:date="2023-11-12T23:05:00Z">
              <w:rPr>
                <w:rFonts w:ascii="Garamond" w:hAnsi="Garamond" w:cs="Didot"/>
                <w:b/>
                <w:bCs/>
                <w:lang w:val="en-AU" w:eastAsia="en-AU"/>
              </w:rPr>
            </w:rPrChange>
          </w:rPr>
          <w:delText>TodoDao</w:delText>
        </w:r>
        <w:r w:rsidRPr="008D1953">
          <w:rPr>
            <w:rFonts w:ascii="Garamond" w:hAnsi="Garamond" w:cs="Didot"/>
            <w:sz w:val="22"/>
            <w:szCs w:val="22"/>
            <w:lang w:val="en-AU" w:eastAsia="en-AU"/>
            <w:rPrChange w:id="470" w:author="Abdelkarim Erradi" w:date="2023-11-12T23:05:00Z">
              <w:rPr>
                <w:rFonts w:ascii="Garamond" w:hAnsi="Garamond" w:cs="Didot"/>
                <w:lang w:val="en-AU" w:eastAsia="en-AU"/>
              </w:rPr>
            </w:rPrChange>
          </w:rPr>
          <w:delText>. </w:delText>
        </w:r>
      </w:del>
      <w:del w:id="471" w:author="Abdelkarim Erradi" w:date="2023-11-12T21:03:00Z">
        <w:r w:rsidR="00EF3EC8" w:rsidRPr="008D1953">
          <w:rPr>
            <w:rFonts w:ascii="Garamond" w:hAnsi="Garamond" w:cs="Didot"/>
            <w:sz w:val="22"/>
            <w:szCs w:val="22"/>
            <w:lang w:val="en-AU" w:eastAsia="en-AU"/>
            <w:rPrChange w:id="472" w:author="Abdelkarim Erradi" w:date="2023-11-12T23:05:00Z">
              <w:rPr>
                <w:rFonts w:ascii="Garamond" w:hAnsi="Garamond" w:cs="Didot"/>
                <w:lang w:val="en-AU" w:eastAsia="en-AU"/>
              </w:rPr>
            </w:rPrChange>
          </w:rPr>
          <w:delText>R</w:delText>
        </w:r>
        <w:r w:rsidR="008E494A" w:rsidRPr="008D1953">
          <w:rPr>
            <w:rFonts w:ascii="Garamond" w:hAnsi="Garamond" w:cs="Didot"/>
            <w:sz w:val="22"/>
            <w:szCs w:val="22"/>
            <w:lang w:val="en-AU" w:eastAsia="en-AU"/>
            <w:rPrChange w:id="473" w:author="Abdelkarim Erradi" w:date="2023-11-12T23:05:00Z">
              <w:rPr>
                <w:rFonts w:ascii="Garamond" w:hAnsi="Garamond" w:cs="Didot"/>
                <w:lang w:val="en-AU" w:eastAsia="en-AU"/>
              </w:rPr>
            </w:rPrChange>
          </w:rPr>
          <w:delText>oom</w:delText>
        </w:r>
        <w:r w:rsidRPr="008D1953">
          <w:rPr>
            <w:rFonts w:ascii="Garamond" w:hAnsi="Garamond" w:cs="Didot"/>
            <w:sz w:val="22"/>
            <w:szCs w:val="22"/>
            <w:lang w:val="en-AU" w:eastAsia="en-AU"/>
            <w:rPrChange w:id="474" w:author="Abdelkarim Erradi" w:date="2023-11-12T23:05:00Z">
              <w:rPr>
                <w:rFonts w:ascii="Garamond" w:hAnsi="Garamond" w:cs="Didot"/>
                <w:lang w:val="en-AU" w:eastAsia="en-AU"/>
              </w:rPr>
            </w:rPrChange>
          </w:rPr>
          <w:delText xml:space="preserve"> will generate the </w:delText>
        </w:r>
        <w:r w:rsidR="00EF3EC8" w:rsidRPr="008D1953">
          <w:rPr>
            <w:rFonts w:ascii="Garamond" w:hAnsi="Garamond" w:cs="Didot"/>
            <w:sz w:val="22"/>
            <w:szCs w:val="22"/>
            <w:lang w:val="en-AU" w:eastAsia="en-AU"/>
            <w:rPrChange w:id="475" w:author="Abdelkarim Erradi" w:date="2023-11-12T23:05:00Z">
              <w:rPr>
                <w:rFonts w:ascii="Garamond" w:hAnsi="Garamond" w:cs="Didot"/>
                <w:lang w:val="en-AU" w:eastAsia="en-AU"/>
              </w:rPr>
            </w:rPrChange>
          </w:rPr>
          <w:delText xml:space="preserve">implementation </w:delText>
        </w:r>
        <w:r w:rsidRPr="008D1953">
          <w:rPr>
            <w:rFonts w:ascii="Garamond" w:hAnsi="Garamond" w:cs="Didot"/>
            <w:sz w:val="22"/>
            <w:szCs w:val="22"/>
            <w:lang w:val="en-AU" w:eastAsia="en-AU"/>
            <w:rPrChange w:id="476" w:author="Abdelkarim Erradi" w:date="2023-11-12T23:05:00Z">
              <w:rPr>
                <w:rFonts w:ascii="Garamond" w:hAnsi="Garamond" w:cs="Didot"/>
                <w:lang w:val="en-AU" w:eastAsia="en-AU"/>
              </w:rPr>
            </w:rPrChange>
          </w:rPr>
          <w:delText>body</w:delText>
        </w:r>
        <w:r w:rsidR="00EF3EC8" w:rsidRPr="008D1953">
          <w:rPr>
            <w:rFonts w:ascii="Garamond" w:hAnsi="Garamond" w:cs="Didot"/>
            <w:sz w:val="22"/>
            <w:szCs w:val="22"/>
            <w:lang w:val="en-AU" w:eastAsia="en-AU"/>
            <w:rPrChange w:id="477" w:author="Abdelkarim Erradi" w:date="2023-11-12T23:05:00Z">
              <w:rPr>
                <w:rFonts w:ascii="Garamond" w:hAnsi="Garamond" w:cs="Didot"/>
                <w:lang w:val="en-AU" w:eastAsia="en-AU"/>
              </w:rPr>
            </w:rPrChange>
          </w:rPr>
          <w:delText>.</w:delText>
        </w:r>
      </w:del>
    </w:p>
    <w:p w14:paraId="32255D48" w14:textId="1DC8C9F0" w:rsidR="001C478D" w:rsidRPr="00EF4311" w:rsidRDefault="003C2EEB" w:rsidP="00EF4311">
      <w:pPr>
        <w:pStyle w:val="HTMLPreformatted"/>
        <w:shd w:val="clear" w:color="auto" w:fill="FFFFFF"/>
        <w:ind w:left="360"/>
        <w:rPr>
          <w:del w:id="478" w:author="Abdelkarim Erradi" w:date="2023-11-12T21:04:00Z"/>
          <w:rFonts w:ascii="Menlo" w:hAnsi="Menlo" w:cs="Menlo"/>
          <w:color w:val="080808"/>
        </w:rPr>
      </w:pPr>
      <w:del w:id="479" w:author="Abdelkarim Erradi" w:date="2023-11-12T21:04:00Z">
        <w:r w:rsidRPr="003C2EEB">
          <w:rPr>
            <w:rFonts w:ascii="Menlo" w:hAnsi="Menlo" w:cs="Menlo"/>
            <w:color w:val="0033B3"/>
          </w:rPr>
          <w:delText xml:space="preserve">abstract fun </w:delText>
        </w:r>
        <w:r w:rsidRPr="003C2EEB">
          <w:rPr>
            <w:rFonts w:ascii="Menlo" w:hAnsi="Menlo" w:cs="Menlo"/>
            <w:color w:val="00627A"/>
          </w:rPr>
          <w:delText>todoDao</w:delText>
        </w:r>
        <w:r w:rsidRPr="003C2EEB">
          <w:rPr>
            <w:rFonts w:ascii="Menlo" w:hAnsi="Menlo" w:cs="Menlo"/>
            <w:color w:val="080808"/>
          </w:rPr>
          <w:delText xml:space="preserve">(): </w:delText>
        </w:r>
        <w:r w:rsidRPr="003C2EEB">
          <w:rPr>
            <w:rFonts w:ascii="Menlo" w:hAnsi="Menlo" w:cs="Menlo"/>
            <w:color w:val="000000"/>
          </w:rPr>
          <w:delText>TodoDao</w:delText>
        </w:r>
      </w:del>
    </w:p>
    <w:p w14:paraId="18533052" w14:textId="73696BE4" w:rsidR="004D3198" w:rsidRPr="004D3198" w:rsidRDefault="001C478D" w:rsidP="004D3198">
      <w:pPr>
        <w:numPr>
          <w:ilvl w:val="0"/>
          <w:numId w:val="11"/>
        </w:numPr>
        <w:spacing w:before="120" w:after="120"/>
        <w:rPr>
          <w:rFonts w:ascii="Garamond" w:hAnsi="Garamond" w:cs="Didot"/>
          <w:lang w:val="en-AU" w:eastAsia="en-AU"/>
        </w:rPr>
      </w:pPr>
      <w:r>
        <w:rPr>
          <w:rFonts w:ascii="Garamond" w:hAnsi="Garamond" w:cs="Didot"/>
          <w:lang w:val="en-AU" w:eastAsia="en-AU"/>
        </w:rPr>
        <w:t xml:space="preserve">Create a companion object that </w:t>
      </w:r>
      <w:del w:id="480" w:author="Abdelkarim Erradi" w:date="2023-11-12T21:04:00Z">
        <w:r>
          <w:rPr>
            <w:rFonts w:ascii="Garamond" w:hAnsi="Garamond" w:cs="Didot"/>
            <w:lang w:val="en-AU" w:eastAsia="en-AU"/>
          </w:rPr>
          <w:delText xml:space="preserve">will </w:delText>
        </w:r>
      </w:del>
      <w:r>
        <w:rPr>
          <w:rFonts w:ascii="Garamond" w:hAnsi="Garamond" w:cs="Didot"/>
          <w:lang w:val="en-AU" w:eastAsia="en-AU"/>
        </w:rPr>
        <w:t>return</w:t>
      </w:r>
      <w:ins w:id="481" w:author="Abdelkarim Erradi" w:date="2023-11-12T21:04:00Z">
        <w:r w:rsidR="00D96DAF">
          <w:rPr>
            <w:rFonts w:ascii="Garamond" w:hAnsi="Garamond" w:cs="Didot"/>
            <w:lang w:val="en-AU" w:eastAsia="en-AU"/>
          </w:rPr>
          <w:t>s</w:t>
        </w:r>
      </w:ins>
      <w:r>
        <w:rPr>
          <w:rFonts w:ascii="Garamond" w:hAnsi="Garamond" w:cs="Didot"/>
          <w:lang w:val="en-AU" w:eastAsia="en-AU"/>
        </w:rPr>
        <w:t xml:space="preserve"> </w:t>
      </w:r>
      <w:del w:id="482" w:author="Abdelkarim Erradi" w:date="2023-11-12T21:04:00Z">
        <w:r>
          <w:rPr>
            <w:rFonts w:ascii="Garamond" w:hAnsi="Garamond" w:cs="Didot"/>
            <w:lang w:val="en-AU" w:eastAsia="en-AU"/>
          </w:rPr>
          <w:delText xml:space="preserve">the </w:delText>
        </w:r>
      </w:del>
      <w:ins w:id="483" w:author="Abdelkarim Erradi" w:date="2023-11-12T21:04:00Z">
        <w:r w:rsidR="00D96DAF">
          <w:rPr>
            <w:rFonts w:ascii="Garamond" w:hAnsi="Garamond" w:cs="Didot"/>
            <w:lang w:val="en-AU" w:eastAsia="en-AU"/>
          </w:rPr>
          <w:t xml:space="preserve">an </w:t>
        </w:r>
      </w:ins>
      <w:r>
        <w:rPr>
          <w:rFonts w:ascii="Garamond" w:hAnsi="Garamond" w:cs="Didot"/>
          <w:lang w:val="en-AU" w:eastAsia="en-AU"/>
        </w:rPr>
        <w:t xml:space="preserve">instance of </w:t>
      </w:r>
      <w:ins w:id="484" w:author="Abdelkarim Erradi" w:date="2023-11-12T21:05:00Z">
        <w:r w:rsidR="00505C33" w:rsidRPr="0052778A">
          <w:rPr>
            <w:rFonts w:ascii="Consolas" w:hAnsi="Consolas" w:cs="Didot"/>
            <w:sz w:val="22"/>
            <w:szCs w:val="22"/>
            <w:lang w:val="en-AU" w:eastAsia="en-AU"/>
          </w:rPr>
          <w:t>Todo</w:t>
        </w:r>
        <w:r w:rsidR="00505C33">
          <w:rPr>
            <w:rFonts w:ascii="Consolas" w:hAnsi="Consolas" w:cs="Didot"/>
            <w:sz w:val="22"/>
            <w:szCs w:val="22"/>
            <w:lang w:val="en-AU" w:eastAsia="en-AU"/>
          </w:rPr>
          <w:t>DB</w:t>
        </w:r>
      </w:ins>
      <w:del w:id="485" w:author="Abdelkarim Erradi" w:date="2023-11-12T21:05:00Z">
        <w:r>
          <w:rPr>
            <w:rFonts w:ascii="Garamond" w:hAnsi="Garamond" w:cs="Didot"/>
            <w:lang w:val="en-AU" w:eastAsia="en-AU"/>
          </w:rPr>
          <w:delText xml:space="preserve">the </w:delText>
        </w:r>
        <w:r w:rsidR="001B2FF8">
          <w:rPr>
            <w:rFonts w:ascii="Garamond" w:hAnsi="Garamond" w:cs="Didot"/>
            <w:lang w:val="en-AU" w:eastAsia="en-AU"/>
          </w:rPr>
          <w:delText xml:space="preserve">todo list </w:delText>
        </w:r>
        <w:r>
          <w:rPr>
            <w:rFonts w:ascii="Garamond" w:hAnsi="Garamond" w:cs="Didot"/>
            <w:lang w:val="en-AU" w:eastAsia="en-AU"/>
          </w:rPr>
          <w:delText>database</w:delText>
        </w:r>
      </w:del>
      <w:r>
        <w:rPr>
          <w:rFonts w:ascii="Garamond" w:hAnsi="Garamond" w:cs="Didot"/>
          <w:lang w:val="en-AU" w:eastAsia="en-AU"/>
        </w:rPr>
        <w:t xml:space="preserve">. </w:t>
      </w:r>
      <w:del w:id="486" w:author="Abdelkarim Erradi" w:date="2023-11-12T21:08:00Z">
        <w:r w:rsidR="004D3198" w:rsidRPr="004D3198">
          <w:rPr>
            <w:rFonts w:ascii="Garamond" w:hAnsi="Garamond" w:cs="Didot"/>
            <w:lang w:val="en-AU" w:eastAsia="en-AU"/>
          </w:rPr>
          <w:delText xml:space="preserve">You </w:delText>
        </w:r>
        <w:r w:rsidR="004D3198" w:rsidRPr="004D3198" w:rsidDel="00AA22E5">
          <w:rPr>
            <w:rFonts w:ascii="Garamond" w:hAnsi="Garamond" w:cs="Didot"/>
            <w:lang w:val="en-AU" w:eastAsia="en-AU"/>
          </w:rPr>
          <w:delText>o</w:delText>
        </w:r>
      </w:del>
      <w:ins w:id="487" w:author="Abdelkarim Erradi" w:date="2023-11-12T21:08:00Z">
        <w:r w:rsidR="00AA22E5">
          <w:rPr>
            <w:rFonts w:ascii="Garamond" w:hAnsi="Garamond" w:cs="Didot"/>
            <w:lang w:val="en-AU" w:eastAsia="en-AU"/>
          </w:rPr>
          <w:t>O</w:t>
        </w:r>
      </w:ins>
      <w:r w:rsidR="004D3198" w:rsidRPr="004D3198">
        <w:rPr>
          <w:rFonts w:ascii="Garamond" w:hAnsi="Garamond" w:cs="Didot"/>
          <w:lang w:val="en-AU" w:eastAsia="en-AU"/>
        </w:rPr>
        <w:t xml:space="preserve">nly </w:t>
      </w:r>
      <w:del w:id="488" w:author="Abdelkarim Erradi" w:date="2023-11-12T21:08:00Z">
        <w:r w:rsidR="004D3198" w:rsidRPr="004D3198">
          <w:rPr>
            <w:rFonts w:ascii="Garamond" w:hAnsi="Garamond" w:cs="Didot"/>
            <w:lang w:val="en-AU" w:eastAsia="en-AU"/>
          </w:rPr>
          <w:delText xml:space="preserve">need </w:delText>
        </w:r>
      </w:del>
      <w:r w:rsidR="004D3198" w:rsidRPr="004D3198">
        <w:rPr>
          <w:rFonts w:ascii="Garamond" w:hAnsi="Garamond" w:cs="Didot"/>
          <w:lang w:val="en-AU" w:eastAsia="en-AU"/>
        </w:rPr>
        <w:t>one instance</w:t>
      </w:r>
      <w:ins w:id="489" w:author="Abdelkarim Erradi" w:date="2023-11-12T21:08:00Z">
        <w:r w:rsidR="004D3198" w:rsidRPr="004D3198">
          <w:rPr>
            <w:rFonts w:ascii="Garamond" w:hAnsi="Garamond" w:cs="Didot"/>
            <w:lang w:val="en-AU" w:eastAsia="en-AU"/>
          </w:rPr>
          <w:t xml:space="preserve"> </w:t>
        </w:r>
        <w:r w:rsidR="00AA22E5">
          <w:rPr>
            <w:rFonts w:ascii="Garamond" w:hAnsi="Garamond" w:cs="Didot"/>
            <w:lang w:val="en-AU" w:eastAsia="en-AU"/>
          </w:rPr>
          <w:t>(</w:t>
        </w:r>
        <w:r w:rsidR="00AA22E5" w:rsidRPr="004D3198">
          <w:rPr>
            <w:rFonts w:ascii="Garamond" w:hAnsi="Garamond" w:cs="Didot"/>
            <w:lang w:val="en-AU" w:eastAsia="en-AU"/>
          </w:rPr>
          <w:t>a singleton</w:t>
        </w:r>
        <w:r w:rsidR="00AA22E5">
          <w:rPr>
            <w:rFonts w:ascii="Garamond" w:hAnsi="Garamond" w:cs="Didot"/>
            <w:lang w:val="en-AU" w:eastAsia="en-AU"/>
          </w:rPr>
          <w:t>)</w:t>
        </w:r>
      </w:ins>
      <w:r w:rsidR="004D3198" w:rsidRPr="004D3198">
        <w:rPr>
          <w:rFonts w:ascii="Garamond" w:hAnsi="Garamond" w:cs="Didot"/>
          <w:lang w:val="en-AU" w:eastAsia="en-AU"/>
        </w:rPr>
        <w:t xml:space="preserve"> of the </w:t>
      </w:r>
      <w:del w:id="490" w:author="Abdelkarim Erradi" w:date="2023-11-12T21:06:00Z">
        <w:r w:rsidR="004D3198" w:rsidRPr="004D3198">
          <w:rPr>
            <w:rFonts w:ascii="Garamond" w:hAnsi="Garamond" w:cs="Didot"/>
            <w:lang w:val="en-AU" w:eastAsia="en-AU"/>
          </w:rPr>
          <w:delText>Room </w:delText>
        </w:r>
      </w:del>
      <w:r w:rsidR="004D3198" w:rsidRPr="004D3198">
        <w:rPr>
          <w:rFonts w:ascii="Garamond" w:hAnsi="Garamond" w:cs="Didot"/>
          <w:lang w:val="en-AU" w:eastAsia="en-AU"/>
        </w:rPr>
        <w:t xml:space="preserve">database </w:t>
      </w:r>
      <w:ins w:id="491" w:author="Abdelkarim Erradi" w:date="2023-11-12T21:06:00Z">
        <w:r w:rsidR="005B2432">
          <w:rPr>
            <w:rFonts w:ascii="Garamond" w:hAnsi="Garamond" w:cs="Didot"/>
            <w:lang w:val="en-AU" w:eastAsia="en-AU"/>
          </w:rPr>
          <w:t>object</w:t>
        </w:r>
      </w:ins>
      <w:ins w:id="492" w:author="Abdelkarim Erradi" w:date="2023-11-12T21:08:00Z">
        <w:r w:rsidR="00AA22E5">
          <w:rPr>
            <w:rFonts w:ascii="Garamond" w:hAnsi="Garamond" w:cs="Didot"/>
            <w:lang w:val="en-AU" w:eastAsia="en-AU"/>
          </w:rPr>
          <w:t xml:space="preserve"> is needed</w:t>
        </w:r>
      </w:ins>
      <w:ins w:id="493" w:author="Abdelkarim Erradi" w:date="2023-11-12T21:06:00Z">
        <w:r w:rsidR="005B2432">
          <w:rPr>
            <w:rFonts w:ascii="Garamond" w:hAnsi="Garamond" w:cs="Didot"/>
            <w:lang w:val="en-AU" w:eastAsia="en-AU"/>
          </w:rPr>
          <w:t xml:space="preserve"> </w:t>
        </w:r>
      </w:ins>
      <w:r w:rsidR="004D3198" w:rsidRPr="004D3198">
        <w:rPr>
          <w:rFonts w:ascii="Garamond" w:hAnsi="Garamond" w:cs="Didot"/>
          <w:lang w:val="en-AU" w:eastAsia="en-AU"/>
        </w:rPr>
        <w:t>for the whole app</w:t>
      </w:r>
      <w:del w:id="494" w:author="Abdelkarim Erradi" w:date="2023-11-12T21:09:00Z">
        <w:r w:rsidR="004D3198" w:rsidRPr="004D3198">
          <w:rPr>
            <w:rFonts w:ascii="Garamond" w:hAnsi="Garamond" w:cs="Didot"/>
            <w:lang w:val="en-AU" w:eastAsia="en-AU"/>
          </w:rPr>
          <w:delText>, so make the RoomDatabase </w:delText>
        </w:r>
      </w:del>
      <w:del w:id="495" w:author="Abdelkarim Erradi" w:date="2023-11-12T21:08:00Z">
        <w:r w:rsidR="004D3198" w:rsidRPr="004D3198">
          <w:rPr>
            <w:rFonts w:ascii="Garamond" w:hAnsi="Garamond" w:cs="Didot"/>
            <w:lang w:val="en-AU" w:eastAsia="en-AU"/>
          </w:rPr>
          <w:delText>a singleton</w:delText>
        </w:r>
      </w:del>
      <w:r w:rsidR="004D3198" w:rsidRPr="004D3198">
        <w:rPr>
          <w:rFonts w:ascii="Garamond" w:hAnsi="Garamond" w:cs="Didot"/>
          <w:lang w:val="en-AU" w:eastAsia="en-AU"/>
        </w:rPr>
        <w:t>.</w:t>
      </w:r>
    </w:p>
    <w:p w14:paraId="3B9E4F1E" w14:textId="282BA3CC" w:rsidR="004D3198" w:rsidRPr="004D3198" w:rsidRDefault="004D3198">
      <w:pPr>
        <w:spacing w:before="120" w:after="120"/>
        <w:ind w:left="360"/>
        <w:rPr>
          <w:rFonts w:ascii="Garamond" w:hAnsi="Garamond" w:cs="Didot"/>
          <w:lang w:val="en-AU" w:eastAsia="en-AU"/>
        </w:rPr>
        <w:pPrChange w:id="496" w:author="Abdelkarim Erradi" w:date="2023-11-12T23:05:00Z">
          <w:pPr>
            <w:numPr>
              <w:numId w:val="11"/>
            </w:numPr>
            <w:spacing w:before="120" w:after="120"/>
            <w:ind w:left="360" w:hanging="360"/>
          </w:pPr>
        </w:pPrChange>
      </w:pPr>
      <w:r w:rsidRPr="004D3198">
        <w:rPr>
          <w:rFonts w:ascii="Garamond" w:hAnsi="Garamond" w:cs="Didot"/>
          <w:lang w:val="en-AU" w:eastAsia="en-AU"/>
        </w:rPr>
        <w:t>Use </w:t>
      </w:r>
      <w:ins w:id="497" w:author="Abdelkarim Erradi" w:date="2023-11-12T21:09:00Z">
        <w:r w:rsidR="00AA22E5" w:rsidRPr="00041CAA">
          <w:rPr>
            <w:rFonts w:ascii="Consolas" w:hAnsi="Consolas" w:cs="Didot"/>
            <w:lang w:val="en-AU" w:eastAsia="en-AU"/>
          </w:rPr>
          <w:t>Room.databaseBuilder()</w:t>
        </w:r>
        <w:r w:rsidR="00AA22E5" w:rsidRPr="0016042F">
          <w:rPr>
            <w:rFonts w:ascii="Garamond" w:hAnsi="Garamond" w:cs="Didot"/>
            <w:lang w:val="en-AU" w:eastAsia="en-AU"/>
          </w:rPr>
          <w:t xml:space="preserve"> </w:t>
        </w:r>
      </w:ins>
      <w:del w:id="498" w:author="Abdelkarim Erradi" w:date="2023-11-12T21:09:00Z">
        <w:r w:rsidRPr="004D3198">
          <w:rPr>
            <w:rFonts w:ascii="Garamond" w:hAnsi="Garamond" w:cs="Didot"/>
            <w:lang w:val="en-AU" w:eastAsia="en-AU"/>
          </w:rPr>
          <w:delText xml:space="preserve">Room's database builder </w:delText>
        </w:r>
      </w:del>
      <w:r w:rsidRPr="004D3198">
        <w:rPr>
          <w:rFonts w:ascii="Garamond" w:hAnsi="Garamond" w:cs="Didot"/>
          <w:lang w:val="en-AU" w:eastAsia="en-AU"/>
        </w:rPr>
        <w:t xml:space="preserve">to create the database only if </w:t>
      </w:r>
      <w:del w:id="499" w:author="Abdelkarim Erradi" w:date="2023-11-12T21:09:00Z">
        <w:r w:rsidRPr="004D3198">
          <w:rPr>
            <w:rFonts w:ascii="Garamond" w:hAnsi="Garamond" w:cs="Didot"/>
            <w:lang w:val="en-AU" w:eastAsia="en-AU"/>
          </w:rPr>
          <w:delText>the database</w:delText>
        </w:r>
      </w:del>
      <w:ins w:id="500" w:author="Abdelkarim Erradi" w:date="2023-11-12T21:09:00Z">
        <w:r w:rsidR="00AA22E5">
          <w:rPr>
            <w:rFonts w:ascii="Garamond" w:hAnsi="Garamond" w:cs="Didot"/>
            <w:lang w:val="en-AU" w:eastAsia="en-AU"/>
          </w:rPr>
          <w:t>it</w:t>
        </w:r>
      </w:ins>
      <w:r w:rsidRPr="004D3198">
        <w:rPr>
          <w:rFonts w:ascii="Garamond" w:hAnsi="Garamond" w:cs="Didot"/>
          <w:lang w:val="en-AU" w:eastAsia="en-AU"/>
        </w:rPr>
        <w:t xml:space="preserve"> doesn't </w:t>
      </w:r>
      <w:ins w:id="501" w:author="Abdelkarim Erradi" w:date="2023-11-12T21:09:00Z">
        <w:r w:rsidR="00AA22E5">
          <w:rPr>
            <w:rFonts w:ascii="Garamond" w:hAnsi="Garamond" w:cs="Didot"/>
            <w:lang w:val="en-AU" w:eastAsia="en-AU"/>
          </w:rPr>
          <w:t xml:space="preserve">already </w:t>
        </w:r>
      </w:ins>
      <w:r w:rsidRPr="004D3198">
        <w:rPr>
          <w:rFonts w:ascii="Garamond" w:hAnsi="Garamond" w:cs="Didot"/>
          <w:lang w:val="en-AU" w:eastAsia="en-AU"/>
        </w:rPr>
        <w:t xml:space="preserve">exist. Otherwise, return the existing </w:t>
      </w:r>
      <w:del w:id="502" w:author="Abdelkarim Erradi" w:date="2023-11-12T21:09:00Z">
        <w:r w:rsidRPr="004D3198">
          <w:rPr>
            <w:rFonts w:ascii="Garamond" w:hAnsi="Garamond" w:cs="Didot"/>
            <w:lang w:val="en-AU" w:eastAsia="en-AU"/>
          </w:rPr>
          <w:delText>database</w:delText>
        </w:r>
      </w:del>
      <w:ins w:id="503" w:author="Abdelkarim Erradi" w:date="2023-11-12T21:09:00Z">
        <w:r w:rsidR="00AA22E5">
          <w:rPr>
            <w:rFonts w:ascii="Garamond" w:hAnsi="Garamond" w:cs="Didot"/>
            <w:lang w:val="en-AU" w:eastAsia="en-AU"/>
          </w:rPr>
          <w:t>instance</w:t>
        </w:r>
      </w:ins>
      <w:r w:rsidRPr="004D3198">
        <w:rPr>
          <w:rFonts w:ascii="Garamond" w:hAnsi="Garamond" w:cs="Didot"/>
          <w:lang w:val="en-AU" w:eastAsia="en-AU"/>
        </w:rPr>
        <w:t>.</w:t>
      </w:r>
    </w:p>
    <w:p w14:paraId="78CB4EF2" w14:textId="6F7174C3" w:rsidR="00930904" w:rsidRDefault="001B2FF8">
      <w:pPr>
        <w:spacing w:after="120"/>
        <w:rPr>
          <w:rFonts w:ascii="Garamond" w:hAnsi="Garamond" w:cs="Didot"/>
        </w:rPr>
        <w:pPrChange w:id="504" w:author="Abdelkarim Erradi" w:date="2023-11-12T23:05:00Z">
          <w:pPr/>
        </w:pPrChange>
      </w:pPr>
      <w:r>
        <w:rPr>
          <w:rFonts w:ascii="Garamond" w:hAnsi="Garamond" w:cs="Didot"/>
        </w:rPr>
        <w:t>The complete code for the companion object is shown below.</w:t>
      </w:r>
    </w:p>
    <w:p w14:paraId="263236EA" w14:textId="3B145CB0" w:rsidR="001B2FF8" w:rsidRPr="0052778A" w:rsidRDefault="001B2FF8" w:rsidP="006E3615">
      <w:pPr>
        <w:pStyle w:val="HTMLPreformatted"/>
        <w:shd w:val="clear" w:color="auto" w:fill="FFFFFF"/>
        <w:spacing w:line="288" w:lineRule="auto"/>
        <w:rPr>
          <w:del w:id="505" w:author="Abdelkarim Erradi" w:date="2023-11-12T21:11:00Z"/>
          <w:rFonts w:ascii="Consolas" w:hAnsi="Consolas" w:cs="Menlo"/>
          <w:color w:val="080808"/>
        </w:rPr>
      </w:pPr>
      <w:r w:rsidRPr="0052778A">
        <w:rPr>
          <w:rFonts w:ascii="Consolas" w:hAnsi="Consolas" w:cs="Menlo"/>
          <w:color w:val="0033B3"/>
        </w:rPr>
        <w:t xml:space="preserve">companion object </w:t>
      </w:r>
      <w:r w:rsidRPr="0052778A">
        <w:rPr>
          <w:rFonts w:ascii="Consolas" w:hAnsi="Consolas" w:cs="Menlo"/>
          <w:color w:val="080808"/>
        </w:rPr>
        <w:t>{</w:t>
      </w:r>
      <w:r w:rsidRPr="0052778A">
        <w:rPr>
          <w:rFonts w:ascii="Consolas" w:hAnsi="Consolas" w:cs="Menlo"/>
          <w:color w:val="080808"/>
        </w:rPr>
        <w:br/>
      </w:r>
      <w:r w:rsidRPr="0052778A">
        <w:rPr>
          <w:rFonts w:ascii="Consolas" w:hAnsi="Consolas" w:cs="Menlo"/>
          <w:i/>
          <w:iCs/>
          <w:color w:val="8C8C8C"/>
        </w:rPr>
        <w:t xml:space="preserve">    </w:t>
      </w:r>
      <w:r w:rsidRPr="0052778A">
        <w:rPr>
          <w:rFonts w:ascii="Consolas" w:hAnsi="Consolas" w:cs="Menlo"/>
          <w:color w:val="0033B3"/>
        </w:rPr>
        <w:t>private var</w:t>
      </w:r>
      <w:ins w:id="506" w:author="Abdelkarim Erradi" w:date="2023-11-12T21:07:00Z">
        <w:r w:rsidRPr="0052778A">
          <w:rPr>
            <w:rFonts w:ascii="Consolas" w:hAnsi="Consolas" w:cs="Menlo"/>
            <w:color w:val="0033B3"/>
          </w:rPr>
          <w:t xml:space="preserve"> </w:t>
        </w:r>
      </w:ins>
      <w:del w:id="507" w:author="Abdelkarim Erradi" w:date="2023-11-12T21:07:00Z">
        <w:r w:rsidRPr="00AA22E5" w:rsidDel="00AA22E5">
          <w:rPr>
            <w:rFonts w:ascii="Consolas" w:hAnsi="Consolas" w:cs="Menlo"/>
            <w:color w:val="0033B3"/>
          </w:rPr>
          <w:delText xml:space="preserve"> </w:delText>
        </w:r>
        <w:r w:rsidRPr="00AA22E5" w:rsidDel="00BE3964">
          <w:rPr>
            <w:rFonts w:ascii="Consolas" w:hAnsi="Consolas" w:cs="Menlo"/>
            <w:color w:val="871094"/>
          </w:rPr>
          <w:delText>database</w:delText>
        </w:r>
      </w:del>
      <w:ins w:id="508" w:author="Abdelkarim Erradi" w:date="2023-11-12T22:03:00Z">
        <w:r w:rsidR="00AC504F">
          <w:rPr>
            <w:rFonts w:ascii="Consolas" w:hAnsi="Consolas"/>
            <w:color w:val="871094"/>
            <w:lang w:val="en-GB" w:eastAsia="en-GB"/>
          </w:rPr>
          <w:t>db</w:t>
        </w:r>
      </w:ins>
      <w:r w:rsidRPr="00AA22E5">
        <w:rPr>
          <w:rFonts w:ascii="Consolas" w:hAnsi="Consolas" w:cs="Menlo"/>
          <w:color w:val="080808"/>
        </w:rPr>
        <w:t xml:space="preserve">: </w:t>
      </w:r>
      <w:del w:id="509" w:author="Abdelkarim Erradi" w:date="2023-11-12T21:07:00Z">
        <w:r w:rsidRPr="00AA22E5" w:rsidDel="00BE3964">
          <w:rPr>
            <w:rFonts w:ascii="Consolas" w:hAnsi="Consolas" w:cs="Menlo"/>
            <w:color w:val="000000"/>
          </w:rPr>
          <w:delText>TodoDatabase</w:delText>
        </w:r>
      </w:del>
      <w:ins w:id="510" w:author="Abdelkarim Erradi" w:date="2023-11-12T21:07:00Z">
        <w:r w:rsidR="00BE3964" w:rsidRPr="00AA22E5">
          <w:rPr>
            <w:rFonts w:ascii="Consolas" w:hAnsi="Consolas" w:cs="Menlo"/>
            <w:color w:val="000000"/>
          </w:rPr>
          <w:t>TodoDB</w:t>
        </w:r>
      </w:ins>
      <w:r w:rsidRPr="00AA22E5">
        <w:rPr>
          <w:rFonts w:ascii="Consolas" w:hAnsi="Consolas" w:cs="Menlo"/>
          <w:color w:val="080808"/>
        </w:rPr>
        <w:t>?</w:t>
      </w:r>
      <w:r w:rsidRPr="0052778A">
        <w:rPr>
          <w:rFonts w:ascii="Consolas" w:hAnsi="Consolas" w:cs="Menlo"/>
          <w:color w:val="080808"/>
        </w:rPr>
        <w:t xml:space="preserve"> = </w:t>
      </w:r>
      <w:r w:rsidRPr="0052778A">
        <w:rPr>
          <w:rFonts w:ascii="Consolas" w:hAnsi="Consolas" w:cs="Menlo"/>
          <w:color w:val="0033B3"/>
        </w:rPr>
        <w:t>null</w:t>
      </w:r>
      <w:r w:rsidRPr="0052778A">
        <w:rPr>
          <w:rFonts w:ascii="Consolas" w:hAnsi="Consolas" w:cs="Menlo"/>
          <w:color w:val="0033B3"/>
        </w:rPr>
        <w:br/>
      </w:r>
      <w:r w:rsidRPr="0052778A">
        <w:rPr>
          <w:rFonts w:ascii="Consolas" w:hAnsi="Consolas" w:cs="Menlo"/>
          <w:color w:val="9E880D"/>
        </w:rPr>
        <w:br/>
        <w:t xml:space="preserve">    </w:t>
      </w:r>
      <w:r w:rsidRPr="0052778A">
        <w:rPr>
          <w:rFonts w:ascii="Consolas" w:hAnsi="Consolas" w:cs="Menlo"/>
          <w:color w:val="0033B3"/>
        </w:rPr>
        <w:t xml:space="preserve">fun </w:t>
      </w:r>
      <w:r w:rsidRPr="0052778A">
        <w:rPr>
          <w:rFonts w:ascii="Consolas" w:hAnsi="Consolas" w:cs="Menlo"/>
          <w:color w:val="00627A"/>
        </w:rPr>
        <w:t>getDatabase</w:t>
      </w:r>
      <w:r w:rsidRPr="0052778A">
        <w:rPr>
          <w:rFonts w:ascii="Consolas" w:hAnsi="Consolas" w:cs="Menlo"/>
          <w:color w:val="080808"/>
        </w:rPr>
        <w:t xml:space="preserve">(context: </w:t>
      </w:r>
      <w:r w:rsidRPr="0052778A">
        <w:rPr>
          <w:rFonts w:ascii="Consolas" w:hAnsi="Consolas" w:cs="Menlo"/>
          <w:color w:val="000000"/>
        </w:rPr>
        <w:t>Context</w:t>
      </w:r>
      <w:r w:rsidRPr="0052778A">
        <w:rPr>
          <w:rFonts w:ascii="Consolas" w:hAnsi="Consolas" w:cs="Menlo"/>
          <w:color w:val="080808"/>
        </w:rPr>
        <w:t xml:space="preserve">): </w:t>
      </w:r>
      <w:del w:id="511" w:author="Abdelkarim Erradi" w:date="2023-11-12T21:10:00Z">
        <w:r w:rsidRPr="0052778A">
          <w:rPr>
            <w:rFonts w:ascii="Consolas" w:hAnsi="Consolas" w:cs="Menlo"/>
            <w:color w:val="000000"/>
          </w:rPr>
          <w:delText xml:space="preserve">TodoDatabase </w:delText>
        </w:r>
      </w:del>
      <w:ins w:id="512" w:author="Abdelkarim Erradi" w:date="2023-11-12T21:10:00Z">
        <w:r w:rsidR="00AA22E5" w:rsidRPr="00AA22E5">
          <w:rPr>
            <w:rFonts w:ascii="Consolas" w:hAnsi="Consolas" w:cs="Menlo"/>
            <w:color w:val="000000"/>
          </w:rPr>
          <w:t>Todo</w:t>
        </w:r>
        <w:r w:rsidR="00AA22E5">
          <w:rPr>
            <w:rFonts w:ascii="Consolas" w:hAnsi="Consolas" w:cs="Menlo"/>
            <w:color w:val="000000"/>
          </w:rPr>
          <w:t>DB</w:t>
        </w:r>
        <w:r w:rsidR="00AA22E5" w:rsidRPr="00AA22E5">
          <w:rPr>
            <w:rFonts w:ascii="Consolas" w:hAnsi="Consolas" w:cs="Menlo"/>
            <w:color w:val="000000"/>
          </w:rPr>
          <w:t xml:space="preserve"> </w:t>
        </w:r>
      </w:ins>
      <w:r w:rsidRPr="0052778A">
        <w:rPr>
          <w:rFonts w:ascii="Consolas" w:hAnsi="Consolas" w:cs="Menlo"/>
          <w:color w:val="080808"/>
        </w:rPr>
        <w:t>{</w:t>
      </w:r>
      <w:r w:rsidRPr="0052778A">
        <w:rPr>
          <w:rFonts w:ascii="Consolas" w:hAnsi="Consolas" w:cs="Menlo"/>
          <w:color w:val="080808"/>
        </w:rPr>
        <w:br/>
        <w:t xml:space="preserve">        </w:t>
      </w:r>
      <w:r w:rsidRPr="0052778A">
        <w:rPr>
          <w:rFonts w:ascii="Consolas" w:hAnsi="Consolas" w:cs="Menlo"/>
          <w:color w:val="0033B3"/>
        </w:rPr>
        <w:t xml:space="preserve">if </w:t>
      </w:r>
      <w:r w:rsidRPr="0052778A">
        <w:rPr>
          <w:rFonts w:ascii="Consolas" w:hAnsi="Consolas" w:cs="Menlo"/>
          <w:color w:val="080808"/>
        </w:rPr>
        <w:t>(</w:t>
      </w:r>
      <w:ins w:id="513" w:author="Abdelkarim Erradi" w:date="2023-11-12T22:03:00Z">
        <w:r w:rsidR="00AC504F">
          <w:rPr>
            <w:rFonts w:ascii="Consolas" w:hAnsi="Consolas"/>
            <w:color w:val="871094"/>
            <w:lang w:val="en-GB" w:eastAsia="en-GB"/>
          </w:rPr>
          <w:t>db</w:t>
        </w:r>
      </w:ins>
      <w:del w:id="514" w:author="Abdelkarim Erradi" w:date="2023-11-12T21:11:00Z">
        <w:r w:rsidRPr="0052778A">
          <w:rPr>
            <w:rFonts w:ascii="Consolas" w:hAnsi="Consolas" w:cs="Menlo"/>
            <w:color w:val="871094"/>
          </w:rPr>
          <w:delText xml:space="preserve">database </w:delText>
        </w:r>
      </w:del>
      <w:r w:rsidRPr="0052778A">
        <w:rPr>
          <w:rFonts w:ascii="Consolas" w:hAnsi="Consolas" w:cs="Menlo"/>
          <w:color w:val="080808"/>
        </w:rPr>
        <w:t xml:space="preserve">== </w:t>
      </w:r>
      <w:r w:rsidRPr="0052778A">
        <w:rPr>
          <w:rFonts w:ascii="Consolas" w:hAnsi="Consolas" w:cs="Menlo"/>
          <w:color w:val="0033B3"/>
        </w:rPr>
        <w:t>null</w:t>
      </w:r>
      <w:r w:rsidRPr="0052778A">
        <w:rPr>
          <w:rFonts w:ascii="Consolas" w:hAnsi="Consolas" w:cs="Menlo"/>
          <w:color w:val="080808"/>
        </w:rPr>
        <w:t>) {</w:t>
      </w:r>
      <w:r w:rsidRPr="0052778A">
        <w:rPr>
          <w:rFonts w:ascii="Consolas" w:hAnsi="Consolas" w:cs="Menlo"/>
          <w:color w:val="080808"/>
        </w:rPr>
        <w:br/>
        <w:t xml:space="preserve">            </w:t>
      </w:r>
      <w:ins w:id="515" w:author="Abdelkarim Erradi" w:date="2023-11-12T22:03:00Z">
        <w:r w:rsidR="00AC504F">
          <w:rPr>
            <w:rFonts w:ascii="Consolas" w:hAnsi="Consolas"/>
            <w:color w:val="871094"/>
            <w:lang w:val="en-GB" w:eastAsia="en-GB"/>
          </w:rPr>
          <w:t>db</w:t>
        </w:r>
      </w:ins>
      <w:del w:id="516" w:author="Abdelkarim Erradi" w:date="2023-11-12T21:11:00Z">
        <w:r w:rsidRPr="0052778A">
          <w:rPr>
            <w:rFonts w:ascii="Consolas" w:hAnsi="Consolas" w:cs="Menlo"/>
            <w:color w:val="871094"/>
          </w:rPr>
          <w:delText xml:space="preserve">database </w:delText>
        </w:r>
      </w:del>
      <w:r w:rsidRPr="0052778A">
        <w:rPr>
          <w:rFonts w:ascii="Consolas" w:hAnsi="Consolas" w:cs="Menlo"/>
          <w:color w:val="080808"/>
        </w:rPr>
        <w:t xml:space="preserve">= </w:t>
      </w:r>
      <w:r w:rsidRPr="0052778A">
        <w:rPr>
          <w:rFonts w:ascii="Consolas" w:hAnsi="Consolas" w:cs="Menlo"/>
          <w:color w:val="000000"/>
        </w:rPr>
        <w:t>Room</w:t>
      </w:r>
      <w:r w:rsidRPr="0052778A">
        <w:rPr>
          <w:rFonts w:ascii="Consolas" w:hAnsi="Consolas" w:cs="Menlo"/>
          <w:color w:val="080808"/>
        </w:rPr>
        <w:t>.databaseBuilder(</w:t>
      </w:r>
      <w:r w:rsidRPr="0052778A">
        <w:rPr>
          <w:rFonts w:ascii="Consolas" w:hAnsi="Consolas" w:cs="Menlo"/>
          <w:color w:val="080808"/>
        </w:rPr>
        <w:br/>
        <w:t xml:space="preserve">                context.</w:t>
      </w:r>
      <w:r w:rsidR="00346A01" w:rsidRPr="0052778A">
        <w:rPr>
          <w:rFonts w:ascii="Consolas" w:hAnsi="Consolas" w:cs="Menlo"/>
          <w:i/>
          <w:iCs/>
          <w:color w:val="871094"/>
        </w:rPr>
        <w:t>app</w:t>
      </w:r>
      <w:r w:rsidRPr="0052778A">
        <w:rPr>
          <w:rFonts w:ascii="Consolas" w:hAnsi="Consolas" w:cs="Menlo"/>
          <w:i/>
          <w:iCs/>
          <w:color w:val="871094"/>
        </w:rPr>
        <w:t>Context</w:t>
      </w:r>
      <w:r w:rsidRPr="0052778A">
        <w:rPr>
          <w:rFonts w:ascii="Consolas" w:hAnsi="Consolas" w:cs="Menlo"/>
          <w:color w:val="080808"/>
        </w:rPr>
        <w:t>,</w:t>
      </w:r>
      <w:r w:rsidRPr="0052778A">
        <w:rPr>
          <w:rFonts w:ascii="Consolas" w:hAnsi="Consolas" w:cs="Menlo"/>
          <w:color w:val="080808"/>
        </w:rPr>
        <w:br/>
        <w:t xml:space="preserve">                </w:t>
      </w:r>
      <w:del w:id="517" w:author="Abdelkarim Erradi" w:date="2023-11-12T21:50:00Z">
        <w:r w:rsidRPr="007A3862">
          <w:rPr>
            <w:rFonts w:ascii="Consolas" w:hAnsi="Consolas" w:cs="Menlo"/>
            <w:b/>
            <w:bCs/>
            <w:color w:val="000000"/>
            <w:rPrChange w:id="518" w:author="Abdelkarim Erradi" w:date="2023-11-12T23:05:00Z">
              <w:rPr>
                <w:rFonts w:ascii="Consolas" w:hAnsi="Consolas" w:cs="Menlo"/>
                <w:color w:val="000000"/>
              </w:rPr>
            </w:rPrChange>
          </w:rPr>
          <w:delText>TodoDatabase</w:delText>
        </w:r>
      </w:del>
      <w:ins w:id="519" w:author="Abdelkarim Erradi" w:date="2023-11-12T21:50:00Z">
        <w:r w:rsidR="00E23CC1" w:rsidRPr="007A3862">
          <w:rPr>
            <w:rFonts w:ascii="Consolas" w:hAnsi="Consolas" w:cs="Menlo"/>
            <w:b/>
            <w:bCs/>
            <w:color w:val="000000"/>
            <w:rPrChange w:id="520" w:author="Abdelkarim Erradi" w:date="2023-11-12T21:11:00Z">
              <w:rPr>
                <w:rFonts w:ascii="Consolas" w:hAnsi="Consolas" w:cs="Menlo"/>
                <w:color w:val="000000"/>
              </w:rPr>
            </w:rPrChange>
          </w:rPr>
          <w:t>Todo</w:t>
        </w:r>
        <w:r w:rsidR="00E23CC1">
          <w:rPr>
            <w:rFonts w:ascii="Consolas" w:hAnsi="Consolas" w:cs="Menlo"/>
            <w:b/>
            <w:bCs/>
            <w:color w:val="000000"/>
          </w:rPr>
          <w:t>DB</w:t>
        </w:r>
      </w:ins>
      <w:r w:rsidRPr="0052778A">
        <w:rPr>
          <w:rFonts w:ascii="Consolas" w:hAnsi="Consolas" w:cs="Menlo"/>
          <w:color w:val="080808"/>
        </w:rPr>
        <w:t>::</w:t>
      </w:r>
      <w:r w:rsidRPr="0052778A">
        <w:rPr>
          <w:rFonts w:ascii="Consolas" w:hAnsi="Consolas" w:cs="Menlo"/>
          <w:color w:val="0033B3"/>
        </w:rPr>
        <w:t>class</w:t>
      </w:r>
      <w:r w:rsidRPr="0052778A">
        <w:rPr>
          <w:rFonts w:ascii="Consolas" w:hAnsi="Consolas" w:cs="Menlo"/>
          <w:color w:val="080808"/>
        </w:rPr>
        <w:t>.</w:t>
      </w:r>
      <w:r w:rsidRPr="0052778A">
        <w:rPr>
          <w:rFonts w:ascii="Consolas" w:hAnsi="Consolas" w:cs="Menlo"/>
          <w:i/>
          <w:iCs/>
          <w:color w:val="871094"/>
        </w:rPr>
        <w:t>java</w:t>
      </w:r>
      <w:r w:rsidRPr="0052778A">
        <w:rPr>
          <w:rFonts w:ascii="Consolas" w:hAnsi="Consolas" w:cs="Menlo"/>
          <w:color w:val="080808"/>
        </w:rPr>
        <w:t>,</w:t>
      </w:r>
      <w:r w:rsidRPr="0052778A">
        <w:rPr>
          <w:rFonts w:ascii="Consolas" w:hAnsi="Consolas" w:cs="Menlo"/>
          <w:color w:val="080808"/>
        </w:rPr>
        <w:br/>
        <w:t xml:space="preserve">                </w:t>
      </w:r>
      <w:r w:rsidRPr="0052778A">
        <w:rPr>
          <w:rFonts w:ascii="Consolas" w:hAnsi="Consolas" w:cs="Menlo"/>
          <w:color w:val="067D17"/>
        </w:rPr>
        <w:t>"todo</w:t>
      </w:r>
      <w:del w:id="521" w:author="Abdelkarim Erradi" w:date="2023-11-12T21:11:00Z">
        <w:r w:rsidRPr="0052778A">
          <w:rPr>
            <w:rFonts w:ascii="Consolas" w:hAnsi="Consolas" w:cs="Menlo"/>
            <w:color w:val="067D17"/>
          </w:rPr>
          <w:delText>_db</w:delText>
        </w:r>
      </w:del>
      <w:ins w:id="522" w:author="Abdelkarim Erradi" w:date="2023-11-12T21:11:00Z">
        <w:r w:rsidR="007A3862">
          <w:rPr>
            <w:rFonts w:ascii="Consolas" w:hAnsi="Consolas" w:cs="Menlo"/>
            <w:color w:val="067D17"/>
          </w:rPr>
          <w:t>DB</w:t>
        </w:r>
      </w:ins>
      <w:r w:rsidRPr="0052778A">
        <w:rPr>
          <w:rFonts w:ascii="Consolas" w:hAnsi="Consolas" w:cs="Menlo"/>
          <w:color w:val="067D17"/>
        </w:rPr>
        <w:t>"</w:t>
      </w:r>
      <w:r w:rsidRPr="0052778A">
        <w:rPr>
          <w:rFonts w:ascii="Consolas" w:hAnsi="Consolas" w:cs="Menlo"/>
          <w:color w:val="067D17"/>
        </w:rPr>
        <w:br/>
        <w:t xml:space="preserve">            </w:t>
      </w:r>
      <w:r w:rsidRPr="0052778A">
        <w:rPr>
          <w:rFonts w:ascii="Consolas" w:hAnsi="Consolas" w:cs="Menlo"/>
          <w:color w:val="080808"/>
        </w:rPr>
        <w:t>).fallbackToDestructiveMigration().build()</w:t>
      </w:r>
      <w:r w:rsidRPr="0052778A">
        <w:rPr>
          <w:rFonts w:ascii="Consolas" w:hAnsi="Consolas" w:cs="Menlo"/>
          <w:color w:val="080808"/>
        </w:rPr>
        <w:br/>
        <w:t xml:space="preserve">        }</w:t>
      </w:r>
      <w:r w:rsidRPr="0052778A">
        <w:rPr>
          <w:rFonts w:ascii="Consolas" w:hAnsi="Consolas" w:cs="Menlo"/>
          <w:color w:val="080808"/>
        </w:rPr>
        <w:br/>
        <w:t xml:space="preserve">        </w:t>
      </w:r>
      <w:r w:rsidRPr="0052778A">
        <w:rPr>
          <w:rFonts w:ascii="Consolas" w:hAnsi="Consolas" w:cs="Menlo"/>
          <w:color w:val="0033B3"/>
        </w:rPr>
        <w:t xml:space="preserve">return </w:t>
      </w:r>
      <w:ins w:id="523" w:author="Abdelkarim Erradi" w:date="2023-11-12T22:03:00Z">
        <w:r w:rsidR="00AC504F">
          <w:rPr>
            <w:rFonts w:ascii="Consolas" w:hAnsi="Consolas"/>
            <w:color w:val="871094"/>
            <w:lang w:val="en-GB" w:eastAsia="en-GB"/>
          </w:rPr>
          <w:t>db</w:t>
        </w:r>
      </w:ins>
      <w:ins w:id="524" w:author="Abdelkarim Erradi" w:date="2023-11-12T21:11:00Z">
        <w:r w:rsidR="006E3615">
          <w:rPr>
            <w:rFonts w:ascii="Consolas" w:hAnsi="Consolas"/>
            <w:color w:val="871094"/>
            <w:lang w:val="en-GB" w:eastAsia="en-GB"/>
          </w:rPr>
          <w:t xml:space="preserve"> </w:t>
        </w:r>
      </w:ins>
      <w:del w:id="525" w:author="Abdelkarim Erradi" w:date="2023-11-12T21:11:00Z">
        <w:r w:rsidRPr="0052778A">
          <w:rPr>
            <w:rFonts w:ascii="Consolas" w:hAnsi="Consolas" w:cs="Menlo"/>
            <w:color w:val="871094"/>
          </w:rPr>
          <w:delText xml:space="preserve">database </w:delText>
        </w:r>
      </w:del>
      <w:r w:rsidRPr="0052778A">
        <w:rPr>
          <w:rFonts w:ascii="Consolas" w:hAnsi="Consolas" w:cs="Menlo"/>
          <w:color w:val="0033B3"/>
        </w:rPr>
        <w:t xml:space="preserve">as </w:t>
      </w:r>
      <w:del w:id="526" w:author="Abdelkarim Erradi" w:date="2023-11-12T21:11:00Z">
        <w:r w:rsidRPr="0052778A">
          <w:rPr>
            <w:rFonts w:ascii="Consolas" w:hAnsi="Consolas" w:cs="Menlo"/>
            <w:color w:val="000000"/>
          </w:rPr>
          <w:delText>TodoDatabase</w:delText>
        </w:r>
      </w:del>
      <w:ins w:id="527" w:author="Abdelkarim Erradi" w:date="2023-11-12T21:11:00Z">
        <w:r w:rsidR="006E3615" w:rsidRPr="00AA22E5">
          <w:rPr>
            <w:rFonts w:ascii="Consolas" w:hAnsi="Consolas" w:cs="Menlo"/>
            <w:color w:val="000000"/>
          </w:rPr>
          <w:t>Todo</w:t>
        </w:r>
        <w:r w:rsidR="006E3615">
          <w:rPr>
            <w:rFonts w:ascii="Consolas" w:hAnsi="Consolas" w:cs="Menlo"/>
            <w:color w:val="000000"/>
          </w:rPr>
          <w:t>DB</w:t>
        </w:r>
      </w:ins>
      <w:r w:rsidRPr="0052778A">
        <w:rPr>
          <w:rFonts w:ascii="Consolas" w:hAnsi="Consolas" w:cs="Menlo"/>
          <w:color w:val="000000"/>
        </w:rPr>
        <w:br/>
        <w:t xml:space="preserve">    </w:t>
      </w:r>
      <w:r w:rsidRPr="0052778A">
        <w:rPr>
          <w:rFonts w:ascii="Consolas" w:hAnsi="Consolas" w:cs="Menlo"/>
          <w:color w:val="080808"/>
        </w:rPr>
        <w:t>}</w:t>
      </w:r>
      <w:r w:rsidRPr="0052778A">
        <w:rPr>
          <w:rFonts w:ascii="Consolas" w:hAnsi="Consolas" w:cs="Menlo"/>
          <w:color w:val="080808"/>
        </w:rPr>
        <w:br/>
        <w:t>}</w:t>
      </w:r>
    </w:p>
    <w:p w14:paraId="6AAE7106" w14:textId="77777777" w:rsidR="006E3615" w:rsidRDefault="006E3615" w:rsidP="00AA22E5">
      <w:pPr>
        <w:pStyle w:val="HTMLPreformatted"/>
        <w:shd w:val="clear" w:color="auto" w:fill="FFFFFF"/>
        <w:spacing w:line="288" w:lineRule="auto"/>
        <w:rPr>
          <w:ins w:id="528" w:author="Abdelkarim Erradi" w:date="2023-11-12T21:12:00Z"/>
          <w:rFonts w:ascii="Consolas" w:hAnsi="Consolas" w:cs="Menlo"/>
          <w:color w:val="080808"/>
        </w:rPr>
      </w:pPr>
    </w:p>
    <w:p w14:paraId="1C315741" w14:textId="3C028DAE" w:rsidR="001C498B" w:rsidRPr="00C750CE" w:rsidRDefault="001C498B">
      <w:pPr>
        <w:pStyle w:val="ListParagraph"/>
        <w:numPr>
          <w:ilvl w:val="0"/>
          <w:numId w:val="21"/>
        </w:numPr>
        <w:spacing w:before="240" w:after="120"/>
        <w:ind w:left="714" w:hanging="357"/>
        <w:jc w:val="both"/>
        <w:rPr>
          <w:del w:id="529" w:author="Abdelkarim Erradi" w:date="2023-11-12T21:12:00Z"/>
          <w:rFonts w:ascii="Garamond" w:hAnsi="Garamond" w:cs="Didot"/>
          <w:b/>
          <w:bCs/>
          <w:color w:val="2F5496" w:themeColor="accent1" w:themeShade="BF"/>
          <w:sz w:val="30"/>
          <w:szCs w:val="30"/>
          <w:rPrChange w:id="530" w:author="Abdelkarim Erradi" w:date="2023-11-12T23:05:00Z">
            <w:rPr>
              <w:del w:id="531" w:author="Abdelkarim Erradi" w:date="2023-11-12T21:12:00Z"/>
              <w:rFonts w:ascii="Garamond" w:hAnsi="Garamond" w:cs="Didot"/>
              <w:b/>
              <w:bCs/>
              <w:sz w:val="30"/>
              <w:szCs w:val="30"/>
              <w:u w:val="single"/>
            </w:rPr>
          </w:rPrChange>
        </w:rPr>
        <w:pPrChange w:id="532" w:author="Abdelkarim Erradi" w:date="2023-11-12T23:05:00Z">
          <w:pPr/>
        </w:pPrChange>
      </w:pPr>
      <w:del w:id="533" w:author="Abdelkarim Erradi" w:date="2023-11-12T21:12:00Z">
        <w:r w:rsidRPr="00C750CE">
          <w:rPr>
            <w:rFonts w:ascii="Garamond" w:hAnsi="Garamond" w:cs="Didot"/>
            <w:b/>
            <w:bCs/>
            <w:color w:val="2F5496" w:themeColor="accent1" w:themeShade="BF"/>
            <w:sz w:val="30"/>
            <w:szCs w:val="30"/>
            <w:rPrChange w:id="534" w:author="Abdelkarim Erradi" w:date="2023-11-12T23:05:00Z">
              <w:rPr>
                <w:rFonts w:ascii="Garamond" w:hAnsi="Garamond" w:cs="Didot"/>
                <w:b/>
                <w:bCs/>
                <w:sz w:val="30"/>
                <w:szCs w:val="30"/>
                <w:u w:val="single"/>
              </w:rPr>
            </w:rPrChange>
          </w:rPr>
          <w:br w:type="page"/>
        </w:r>
      </w:del>
    </w:p>
    <w:p w14:paraId="4A64ACA5" w14:textId="2571400E" w:rsidR="00AB37FF" w:rsidRPr="00C750CE" w:rsidRDefault="00AB37FF">
      <w:pPr>
        <w:pStyle w:val="ListParagraph"/>
        <w:numPr>
          <w:ilvl w:val="0"/>
          <w:numId w:val="21"/>
        </w:numPr>
        <w:spacing w:before="240" w:after="120"/>
        <w:ind w:left="714" w:hanging="357"/>
        <w:jc w:val="both"/>
        <w:rPr>
          <w:rFonts w:ascii="Garamond" w:hAnsi="Garamond" w:cs="Didot"/>
          <w:b/>
          <w:bCs/>
          <w:color w:val="2F5496" w:themeColor="accent1" w:themeShade="BF"/>
          <w:sz w:val="30"/>
          <w:szCs w:val="30"/>
          <w:rPrChange w:id="535" w:author="Abdelkarim Erradi" w:date="2023-11-12T23:05:00Z">
            <w:rPr>
              <w:rFonts w:ascii="Garamond" w:hAnsi="Garamond" w:cs="Didot"/>
              <w:b/>
              <w:bCs/>
              <w:sz w:val="30"/>
              <w:szCs w:val="30"/>
              <w:u w:val="single"/>
            </w:rPr>
          </w:rPrChange>
        </w:rPr>
        <w:pPrChange w:id="536" w:author="Abdelkarim Erradi" w:date="2023-11-12T23:05:00Z">
          <w:pPr>
            <w:contextualSpacing/>
            <w:jc w:val="both"/>
          </w:pPr>
        </w:pPrChange>
      </w:pPr>
      <w:bookmarkStart w:id="537" w:name="OLE_LINK105"/>
      <w:bookmarkStart w:id="538" w:name="OLE_LINK106"/>
      <w:del w:id="539" w:author="Abdelkarim Erradi" w:date="2023-11-12T21:12:00Z">
        <w:r w:rsidRPr="00C750CE">
          <w:rPr>
            <w:rFonts w:ascii="Garamond" w:hAnsi="Garamond" w:cs="Didot"/>
            <w:b/>
            <w:bCs/>
            <w:color w:val="2F5496" w:themeColor="accent1" w:themeShade="BF"/>
            <w:sz w:val="30"/>
            <w:szCs w:val="30"/>
            <w:rPrChange w:id="540" w:author="Abdelkarim Erradi" w:date="2023-11-12T23:05:00Z">
              <w:rPr>
                <w:rFonts w:ascii="Garamond" w:hAnsi="Garamond" w:cs="Didot"/>
                <w:b/>
                <w:bCs/>
                <w:sz w:val="30"/>
                <w:szCs w:val="30"/>
                <w:u w:val="single"/>
              </w:rPr>
            </w:rPrChange>
          </w:rPr>
          <w:delText xml:space="preserve">Task  4: </w:delText>
        </w:r>
      </w:del>
      <w:r w:rsidRPr="00C750CE">
        <w:rPr>
          <w:rFonts w:ascii="Garamond" w:hAnsi="Garamond" w:cs="Didot"/>
          <w:b/>
          <w:bCs/>
          <w:color w:val="2F5496" w:themeColor="accent1" w:themeShade="BF"/>
          <w:sz w:val="30"/>
          <w:szCs w:val="30"/>
          <w:rPrChange w:id="541" w:author="Abdelkarim Erradi" w:date="2023-11-12T23:05:00Z">
            <w:rPr>
              <w:rFonts w:ascii="Garamond" w:hAnsi="Garamond" w:cs="Didot"/>
              <w:b/>
              <w:bCs/>
              <w:sz w:val="30"/>
              <w:szCs w:val="30"/>
              <w:u w:val="single"/>
            </w:rPr>
          </w:rPrChange>
        </w:rPr>
        <w:t>Creat</w:t>
      </w:r>
      <w:del w:id="542" w:author="Abdelkarim Erradi" w:date="2023-11-12T21:12:00Z">
        <w:r w:rsidRPr="00C750CE">
          <w:rPr>
            <w:rFonts w:ascii="Garamond" w:hAnsi="Garamond" w:cs="Didot"/>
            <w:b/>
            <w:bCs/>
            <w:color w:val="2F5496" w:themeColor="accent1" w:themeShade="BF"/>
            <w:sz w:val="30"/>
            <w:szCs w:val="30"/>
            <w:rPrChange w:id="543" w:author="Abdelkarim Erradi" w:date="2023-11-12T23:05:00Z">
              <w:rPr>
                <w:rFonts w:ascii="Garamond" w:hAnsi="Garamond" w:cs="Didot"/>
                <w:b/>
                <w:bCs/>
                <w:sz w:val="30"/>
                <w:szCs w:val="30"/>
                <w:u w:val="single"/>
              </w:rPr>
            </w:rPrChange>
          </w:rPr>
          <w:delText>ing</w:delText>
        </w:r>
      </w:del>
      <w:ins w:id="544" w:author="Abdelkarim Erradi" w:date="2023-11-12T21:12:00Z">
        <w:r w:rsidR="00C750CE">
          <w:rPr>
            <w:rFonts w:ascii="Garamond" w:hAnsi="Garamond" w:cs="Didot"/>
            <w:b/>
            <w:bCs/>
            <w:color w:val="2F5496" w:themeColor="accent1" w:themeShade="BF"/>
            <w:sz w:val="30"/>
            <w:szCs w:val="30"/>
          </w:rPr>
          <w:t>e</w:t>
        </w:r>
      </w:ins>
      <w:r w:rsidRPr="00C750CE">
        <w:rPr>
          <w:rFonts w:ascii="Garamond" w:hAnsi="Garamond" w:cs="Didot"/>
          <w:b/>
          <w:bCs/>
          <w:color w:val="2F5496" w:themeColor="accent1" w:themeShade="BF"/>
          <w:sz w:val="30"/>
          <w:szCs w:val="30"/>
          <w:rPrChange w:id="545" w:author="Abdelkarim Erradi" w:date="2023-11-12T23:05:00Z">
            <w:rPr>
              <w:rFonts w:ascii="Garamond" w:hAnsi="Garamond" w:cs="Didot"/>
              <w:b/>
              <w:bCs/>
              <w:sz w:val="30"/>
              <w:szCs w:val="30"/>
              <w:u w:val="single"/>
            </w:rPr>
          </w:rPrChange>
        </w:rPr>
        <w:t xml:space="preserve"> the </w:t>
      </w:r>
      <w:r w:rsidR="00814203" w:rsidRPr="00C750CE">
        <w:rPr>
          <w:rFonts w:ascii="Garamond" w:hAnsi="Garamond" w:cs="Didot"/>
          <w:b/>
          <w:bCs/>
          <w:color w:val="2F5496" w:themeColor="accent1" w:themeShade="BF"/>
          <w:sz w:val="30"/>
          <w:szCs w:val="30"/>
          <w:rPrChange w:id="546" w:author="Abdelkarim Erradi" w:date="2023-11-12T23:05:00Z">
            <w:rPr>
              <w:rFonts w:ascii="Garamond" w:hAnsi="Garamond" w:cs="Didot"/>
              <w:b/>
              <w:bCs/>
              <w:sz w:val="30"/>
              <w:szCs w:val="30"/>
              <w:u w:val="single"/>
            </w:rPr>
          </w:rPrChange>
        </w:rPr>
        <w:t>Repository</w:t>
      </w:r>
      <w:r w:rsidRPr="00C750CE">
        <w:rPr>
          <w:rFonts w:ascii="Garamond" w:hAnsi="Garamond" w:cs="Didot"/>
          <w:b/>
          <w:bCs/>
          <w:color w:val="2F5496" w:themeColor="accent1" w:themeShade="BF"/>
          <w:sz w:val="30"/>
          <w:szCs w:val="30"/>
          <w:rPrChange w:id="547" w:author="Abdelkarim Erradi" w:date="2023-11-12T23:05:00Z">
            <w:rPr>
              <w:rFonts w:ascii="Garamond" w:hAnsi="Garamond" w:cs="Didot"/>
              <w:b/>
              <w:bCs/>
              <w:sz w:val="30"/>
              <w:szCs w:val="30"/>
              <w:u w:val="single"/>
            </w:rPr>
          </w:rPrChange>
        </w:rPr>
        <w:t xml:space="preserve"> </w:t>
      </w:r>
    </w:p>
    <w:bookmarkEnd w:id="537"/>
    <w:bookmarkEnd w:id="538"/>
    <w:p w14:paraId="6BD6EDF8" w14:textId="356F0EA6" w:rsidR="009E51B4" w:rsidRDefault="00407161" w:rsidP="00304243">
      <w:pPr>
        <w:pStyle w:val="ListParagraph"/>
        <w:numPr>
          <w:ilvl w:val="0"/>
          <w:numId w:val="3"/>
        </w:numPr>
        <w:spacing w:before="120" w:after="60"/>
        <w:ind w:left="426" w:hanging="426"/>
        <w:jc w:val="both"/>
        <w:rPr>
          <w:rFonts w:ascii="Garamond" w:hAnsi="Garamond" w:cs="Didot"/>
        </w:rPr>
      </w:pPr>
      <w:r>
        <w:rPr>
          <w:rFonts w:ascii="Garamond" w:hAnsi="Garamond" w:cs="Didot"/>
        </w:rPr>
        <w:lastRenderedPageBreak/>
        <w:t xml:space="preserve">Implement </w:t>
      </w:r>
      <w:r w:rsidR="00787B6B" w:rsidRPr="00C750CE">
        <w:rPr>
          <w:rFonts w:ascii="Consolas" w:hAnsi="Consolas" w:cs="Didot"/>
          <w:rPrChange w:id="548" w:author="Abdelkarim Erradi" w:date="2023-11-12T23:05:00Z">
            <w:rPr>
              <w:rFonts w:ascii="Garamond" w:hAnsi="Garamond" w:cs="Didot"/>
            </w:rPr>
          </w:rPrChange>
        </w:rPr>
        <w:t>TodoR</w:t>
      </w:r>
      <w:r w:rsidR="009E51B4" w:rsidRPr="00C750CE">
        <w:rPr>
          <w:rFonts w:ascii="Consolas" w:hAnsi="Consolas" w:cs="Didot"/>
          <w:rPrChange w:id="549" w:author="Abdelkarim Erradi" w:date="2023-11-12T23:05:00Z">
            <w:rPr>
              <w:rFonts w:ascii="Garamond" w:hAnsi="Garamond" w:cs="Didot"/>
            </w:rPr>
          </w:rPrChange>
        </w:rPr>
        <w:t>epository</w:t>
      </w:r>
      <w:r w:rsidR="009E51B4">
        <w:rPr>
          <w:rFonts w:ascii="Garamond" w:hAnsi="Garamond" w:cs="Didot"/>
        </w:rPr>
        <w:t xml:space="preserve"> class </w:t>
      </w:r>
      <w:del w:id="550" w:author="Abdelkarim Erradi" w:date="2023-11-12T21:13:00Z">
        <w:r w:rsidR="009E51B4">
          <w:rPr>
            <w:rFonts w:ascii="Garamond" w:hAnsi="Garamond" w:cs="Didot"/>
          </w:rPr>
          <w:delText xml:space="preserve">and </w:delText>
        </w:r>
      </w:del>
      <w:ins w:id="551" w:author="Abdelkarim Erradi" w:date="2023-11-12T21:13:00Z">
        <w:r w:rsidR="00355233">
          <w:rPr>
            <w:rFonts w:ascii="Garamond" w:hAnsi="Garamond" w:cs="Didot"/>
          </w:rPr>
          <w:t xml:space="preserve">that </w:t>
        </w:r>
      </w:ins>
      <w:r>
        <w:rPr>
          <w:rFonts w:ascii="Garamond" w:hAnsi="Garamond" w:cs="Didot"/>
        </w:rPr>
        <w:t>call the methods on</w:t>
      </w:r>
      <w:r w:rsidR="009E51B4">
        <w:rPr>
          <w:rFonts w:ascii="Garamond" w:hAnsi="Garamond" w:cs="Didot"/>
        </w:rPr>
        <w:t xml:space="preserve"> </w:t>
      </w:r>
      <w:ins w:id="552" w:author="Abdelkarim Erradi" w:date="2023-11-12T21:13:00Z">
        <w:r w:rsidR="00355233" w:rsidRPr="00355233">
          <w:rPr>
            <w:rFonts w:ascii="Consolas" w:hAnsi="Consolas" w:cs="Didot"/>
            <w:rPrChange w:id="553" w:author="Abdelkarim Erradi" w:date="2023-11-12T21:13:00Z">
              <w:rPr>
                <w:rFonts w:ascii="Garamond" w:hAnsi="Garamond" w:cs="Didot"/>
              </w:rPr>
            </w:rPrChange>
          </w:rPr>
          <w:t>ProjectDao</w:t>
        </w:r>
        <w:r w:rsidR="00355233">
          <w:rPr>
            <w:rFonts w:ascii="Garamond" w:hAnsi="Garamond" w:cs="Didot"/>
          </w:rPr>
          <w:t xml:space="preserve"> and </w:t>
        </w:r>
      </w:ins>
      <w:r w:rsidR="009E51B4" w:rsidRPr="00355233">
        <w:rPr>
          <w:rFonts w:ascii="Consolas" w:hAnsi="Consolas" w:cs="Didot"/>
          <w:rPrChange w:id="554" w:author="Abdelkarim Erradi" w:date="2023-11-12T23:05:00Z">
            <w:rPr>
              <w:rFonts w:ascii="Garamond" w:hAnsi="Garamond" w:cs="Didot"/>
            </w:rPr>
          </w:rPrChange>
        </w:rPr>
        <w:t>TodoDao</w:t>
      </w:r>
      <w:r w:rsidR="009E51B4">
        <w:rPr>
          <w:rFonts w:ascii="Garamond" w:hAnsi="Garamond" w:cs="Didot"/>
        </w:rPr>
        <w:t xml:space="preserve"> </w:t>
      </w:r>
      <w:del w:id="555" w:author="Abdelkarim Erradi" w:date="2023-11-12T21:13:00Z">
        <w:r>
          <w:rPr>
            <w:rFonts w:ascii="Garamond" w:hAnsi="Garamond" w:cs="Didot"/>
          </w:rPr>
          <w:delText xml:space="preserve">interface </w:delText>
        </w:r>
      </w:del>
      <w:r>
        <w:rPr>
          <w:rFonts w:ascii="Garamond" w:hAnsi="Garamond" w:cs="Didot"/>
        </w:rPr>
        <w:t>to</w:t>
      </w:r>
      <w:r w:rsidR="00787B6B">
        <w:rPr>
          <w:rFonts w:ascii="Garamond" w:hAnsi="Garamond" w:cs="Didot"/>
        </w:rPr>
        <w:t xml:space="preserve"> read/write data from the database</w:t>
      </w:r>
      <w:r w:rsidR="009E51B4">
        <w:rPr>
          <w:rFonts w:ascii="Garamond" w:hAnsi="Garamond" w:cs="Didot"/>
        </w:rPr>
        <w:t xml:space="preserve">. </w:t>
      </w:r>
    </w:p>
    <w:p w14:paraId="4957AD6B" w14:textId="39FE823C" w:rsidR="00787B6B" w:rsidRPr="0052778A" w:rsidRDefault="00787B6B" w:rsidP="0052778A">
      <w:pPr>
        <w:spacing w:before="120" w:after="60"/>
        <w:jc w:val="both"/>
        <w:rPr>
          <w:del w:id="556" w:author="Abdelkarim Erradi" w:date="2023-11-12T21:14:00Z"/>
          <w:rFonts w:ascii="Garamond" w:hAnsi="Garamond" w:cs="Didot"/>
        </w:rPr>
      </w:pPr>
      <w:del w:id="557" w:author="Abdelkarim Erradi" w:date="2023-11-12T21:14:00Z">
        <w:r w:rsidRPr="0052778A">
          <w:rPr>
            <w:rFonts w:ascii="Garamond" w:hAnsi="Garamond" w:cs="Didot"/>
            <w:b/>
            <w:bCs/>
          </w:rPr>
          <w:delText>Tip</w:delText>
        </w:r>
        <w:r>
          <w:rPr>
            <w:rFonts w:ascii="Garamond" w:hAnsi="Garamond" w:cs="Didot"/>
          </w:rPr>
          <w:delText>: Since TodoRepository has similar functions as TodoDao interface. You can generate the skeleton of repository methods by extending TodoDao interface, ask Android Studio to generate the method interfaces then remove the implements TodoDao.</w:delText>
        </w:r>
      </w:del>
    </w:p>
    <w:p w14:paraId="1A0D0EF2" w14:textId="5FDF11EF" w:rsidR="009E51B4" w:rsidRDefault="00AC5E7E" w:rsidP="0052778A">
      <w:pPr>
        <w:pStyle w:val="ListParagraph"/>
        <w:spacing w:before="120" w:after="60"/>
        <w:ind w:left="426"/>
        <w:jc w:val="both"/>
        <w:rPr>
          <w:rFonts w:ascii="Garamond" w:hAnsi="Garamond" w:cs="Didot"/>
        </w:rPr>
      </w:pPr>
      <w:r>
        <w:rPr>
          <w:rFonts w:ascii="Garamond" w:hAnsi="Garamond" w:cs="Didot"/>
        </w:rPr>
        <w:t xml:space="preserve">Create an instance of the todoDao by </w:t>
      </w:r>
      <w:r w:rsidR="008E494A">
        <w:rPr>
          <w:rFonts w:ascii="Garamond" w:hAnsi="Garamond" w:cs="Didot"/>
        </w:rPr>
        <w:t>instantiating</w:t>
      </w:r>
      <w:r>
        <w:rPr>
          <w:rFonts w:ascii="Garamond" w:hAnsi="Garamond" w:cs="Didot"/>
        </w:rPr>
        <w:t xml:space="preserve"> the database object and getting the dao instance</w:t>
      </w:r>
    </w:p>
    <w:p w14:paraId="49994094" w14:textId="1A1B90D7" w:rsidR="00843687" w:rsidRPr="00AC5E7E" w:rsidRDefault="00843687" w:rsidP="0084368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58" w:author="Abdelkarim Erradi" w:date="2023-11-12T21:14:00Z"/>
          <w:rFonts w:ascii="Menlo" w:hAnsi="Menlo" w:cs="Menlo"/>
          <w:color w:val="080808"/>
          <w:sz w:val="20"/>
          <w:szCs w:val="20"/>
        </w:rPr>
      </w:pPr>
      <w:ins w:id="559" w:author="Abdelkarim Erradi" w:date="2023-11-12T21:14:00Z">
        <w:r w:rsidRPr="00AC5E7E">
          <w:rPr>
            <w:rFonts w:ascii="Menlo" w:hAnsi="Menlo" w:cs="Menlo"/>
            <w:color w:val="0033B3"/>
            <w:sz w:val="20"/>
            <w:szCs w:val="20"/>
          </w:rPr>
          <w:t xml:space="preserve">private val </w:t>
        </w:r>
        <w:r>
          <w:rPr>
            <w:rFonts w:ascii="Menlo" w:hAnsi="Menlo" w:cs="Menlo"/>
            <w:color w:val="871094"/>
            <w:sz w:val="20"/>
            <w:szCs w:val="20"/>
          </w:rPr>
          <w:t>project</w:t>
        </w:r>
        <w:r w:rsidRPr="00AC5E7E">
          <w:rPr>
            <w:rFonts w:ascii="Menlo" w:hAnsi="Menlo" w:cs="Menlo"/>
            <w:color w:val="871094"/>
            <w:sz w:val="20"/>
            <w:szCs w:val="20"/>
          </w:rPr>
          <w:t xml:space="preserve">Dao </w:t>
        </w:r>
        <w:r w:rsidRPr="00AC5E7E">
          <w:rPr>
            <w:rFonts w:ascii="Menlo" w:hAnsi="Menlo" w:cs="Menlo"/>
            <w:color w:val="0033B3"/>
            <w:sz w:val="20"/>
            <w:szCs w:val="20"/>
          </w:rPr>
          <w:t xml:space="preserve">by </w:t>
        </w:r>
        <w:r w:rsidRPr="00AC5E7E">
          <w:rPr>
            <w:rFonts w:ascii="Menlo" w:hAnsi="Menlo" w:cs="Menlo"/>
            <w:i/>
            <w:iCs/>
            <w:color w:val="00627A"/>
            <w:sz w:val="20"/>
            <w:szCs w:val="20"/>
          </w:rPr>
          <w:t xml:space="preserve">lazy </w:t>
        </w:r>
        <w:r w:rsidRPr="00AC5E7E">
          <w:rPr>
            <w:rFonts w:ascii="Menlo" w:hAnsi="Menlo" w:cs="Menlo"/>
            <w:b/>
            <w:bCs/>
            <w:color w:val="080808"/>
            <w:sz w:val="20"/>
            <w:szCs w:val="20"/>
          </w:rPr>
          <w:t>{</w:t>
        </w:r>
        <w:r w:rsidRPr="00AC5E7E">
          <w:rPr>
            <w:rFonts w:ascii="Menlo" w:hAnsi="Menlo" w:cs="Menlo"/>
            <w:b/>
            <w:bCs/>
            <w:color w:val="080808"/>
            <w:sz w:val="20"/>
            <w:szCs w:val="20"/>
          </w:rPr>
          <w:br/>
          <w:t xml:space="preserve">    </w:t>
        </w:r>
        <w:r w:rsidRPr="00AC5E7E">
          <w:rPr>
            <w:rFonts w:ascii="Menlo" w:hAnsi="Menlo" w:cs="Menlo"/>
            <w:color w:val="000000"/>
            <w:sz w:val="20"/>
            <w:szCs w:val="20"/>
          </w:rPr>
          <w:t>Todo</w:t>
        </w:r>
        <w:r>
          <w:rPr>
            <w:rFonts w:ascii="Menlo" w:hAnsi="Menlo" w:cs="Menlo"/>
            <w:color w:val="000000"/>
            <w:sz w:val="20"/>
            <w:szCs w:val="20"/>
          </w:rPr>
          <w:t>DB</w:t>
        </w:r>
        <w:r w:rsidRPr="00AC5E7E">
          <w:rPr>
            <w:rFonts w:ascii="Menlo" w:hAnsi="Menlo" w:cs="Menlo"/>
            <w:color w:val="080808"/>
            <w:sz w:val="20"/>
            <w:szCs w:val="20"/>
          </w:rPr>
          <w:t>.getDatabase(</w:t>
        </w:r>
        <w:r w:rsidRPr="00AC5E7E">
          <w:rPr>
            <w:rFonts w:ascii="Menlo" w:hAnsi="Menlo" w:cs="Menlo"/>
            <w:color w:val="871094"/>
            <w:sz w:val="20"/>
            <w:szCs w:val="20"/>
          </w:rPr>
          <w:t>context</w:t>
        </w:r>
        <w:r w:rsidRPr="00AC5E7E">
          <w:rPr>
            <w:rFonts w:ascii="Menlo" w:hAnsi="Menlo" w:cs="Menlo"/>
            <w:color w:val="080808"/>
            <w:sz w:val="20"/>
            <w:szCs w:val="20"/>
          </w:rPr>
          <w:t>).</w:t>
        </w:r>
      </w:ins>
      <w:ins w:id="560" w:author="Abdelkarim Erradi" w:date="2023-11-12T21:50:00Z">
        <w:r w:rsidR="00CB3229">
          <w:rPr>
            <w:rFonts w:ascii="Menlo" w:hAnsi="Menlo" w:cs="Menlo"/>
            <w:color w:val="080808"/>
            <w:sz w:val="20"/>
            <w:szCs w:val="20"/>
          </w:rPr>
          <w:t>p</w:t>
        </w:r>
      </w:ins>
      <w:ins w:id="561" w:author="Abdelkarim Erradi" w:date="2023-11-12T21:14:00Z">
        <w:r>
          <w:rPr>
            <w:rFonts w:ascii="Menlo" w:hAnsi="Menlo" w:cs="Menlo"/>
            <w:color w:val="080808"/>
            <w:sz w:val="20"/>
            <w:szCs w:val="20"/>
          </w:rPr>
          <w:t>roject</w:t>
        </w:r>
        <w:r w:rsidRPr="00AC5E7E">
          <w:rPr>
            <w:rFonts w:ascii="Menlo" w:hAnsi="Menlo" w:cs="Menlo"/>
            <w:color w:val="080808"/>
            <w:sz w:val="20"/>
            <w:szCs w:val="20"/>
          </w:rPr>
          <w:t>Dao()</w:t>
        </w:r>
        <w:r w:rsidRPr="00AC5E7E">
          <w:rPr>
            <w:rFonts w:ascii="Menlo" w:hAnsi="Menlo" w:cs="Menlo"/>
            <w:color w:val="080808"/>
            <w:sz w:val="20"/>
            <w:szCs w:val="20"/>
          </w:rPr>
          <w:br/>
        </w:r>
        <w:r w:rsidRPr="00AC5E7E">
          <w:rPr>
            <w:rFonts w:ascii="Menlo" w:hAnsi="Menlo" w:cs="Menlo"/>
            <w:b/>
            <w:bCs/>
            <w:color w:val="080808"/>
            <w:sz w:val="20"/>
            <w:szCs w:val="20"/>
          </w:rPr>
          <w:t>}</w:t>
        </w:r>
      </w:ins>
    </w:p>
    <w:p w14:paraId="4D684C34" w14:textId="77777777" w:rsidR="00843687" w:rsidRDefault="00843687" w:rsidP="00AC5E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62" w:author="Abdelkarim Erradi" w:date="2023-11-12T21:14:00Z"/>
          <w:rFonts w:ascii="Menlo" w:hAnsi="Menlo" w:cs="Menlo"/>
          <w:color w:val="0033B3"/>
          <w:sz w:val="20"/>
          <w:szCs w:val="20"/>
        </w:rPr>
      </w:pPr>
    </w:p>
    <w:p w14:paraId="714232AB" w14:textId="11CBD22D" w:rsidR="00AC5E7E" w:rsidRPr="00AC5E7E" w:rsidRDefault="00AC5E7E" w:rsidP="00AC5E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80808"/>
          <w:sz w:val="20"/>
          <w:szCs w:val="20"/>
        </w:rPr>
      </w:pPr>
      <w:r w:rsidRPr="00AC5E7E">
        <w:rPr>
          <w:rFonts w:ascii="Menlo" w:hAnsi="Menlo" w:cs="Menlo"/>
          <w:color w:val="0033B3"/>
          <w:sz w:val="20"/>
          <w:szCs w:val="20"/>
        </w:rPr>
        <w:t xml:space="preserve">private val </w:t>
      </w:r>
      <w:r w:rsidRPr="00AC5E7E">
        <w:rPr>
          <w:rFonts w:ascii="Menlo" w:hAnsi="Menlo" w:cs="Menlo"/>
          <w:color w:val="871094"/>
          <w:sz w:val="20"/>
          <w:szCs w:val="20"/>
        </w:rPr>
        <w:t xml:space="preserve">todoDao </w:t>
      </w:r>
      <w:r w:rsidRPr="00AC5E7E">
        <w:rPr>
          <w:rFonts w:ascii="Menlo" w:hAnsi="Menlo" w:cs="Menlo"/>
          <w:color w:val="0033B3"/>
          <w:sz w:val="20"/>
          <w:szCs w:val="20"/>
        </w:rPr>
        <w:t xml:space="preserve">by </w:t>
      </w:r>
      <w:r w:rsidRPr="00AC5E7E">
        <w:rPr>
          <w:rFonts w:ascii="Menlo" w:hAnsi="Menlo" w:cs="Menlo"/>
          <w:i/>
          <w:iCs/>
          <w:color w:val="00627A"/>
          <w:sz w:val="20"/>
          <w:szCs w:val="20"/>
        </w:rPr>
        <w:t xml:space="preserve">lazy </w:t>
      </w:r>
      <w:r w:rsidRPr="00AC5E7E">
        <w:rPr>
          <w:rFonts w:ascii="Menlo" w:hAnsi="Menlo" w:cs="Menlo"/>
          <w:b/>
          <w:bCs/>
          <w:color w:val="080808"/>
          <w:sz w:val="20"/>
          <w:szCs w:val="20"/>
        </w:rPr>
        <w:t>{</w:t>
      </w:r>
      <w:r w:rsidRPr="00AC5E7E">
        <w:rPr>
          <w:rFonts w:ascii="Menlo" w:hAnsi="Menlo" w:cs="Menlo"/>
          <w:b/>
          <w:bCs/>
          <w:color w:val="080808"/>
          <w:sz w:val="20"/>
          <w:szCs w:val="20"/>
        </w:rPr>
        <w:br/>
        <w:t xml:space="preserve">    </w:t>
      </w:r>
      <w:del w:id="563" w:author="Abdelkarim Erradi" w:date="2023-11-12T21:14:00Z">
        <w:r w:rsidRPr="00AC5E7E">
          <w:rPr>
            <w:rFonts w:ascii="Menlo" w:hAnsi="Menlo" w:cs="Menlo"/>
            <w:color w:val="000000"/>
            <w:sz w:val="20"/>
            <w:szCs w:val="20"/>
          </w:rPr>
          <w:delText>TodoDatabase</w:delText>
        </w:r>
      </w:del>
      <w:ins w:id="564" w:author="Abdelkarim Erradi" w:date="2023-11-12T21:14:00Z">
        <w:r w:rsidR="00F01701" w:rsidRPr="00AC5E7E">
          <w:rPr>
            <w:rFonts w:ascii="Menlo" w:hAnsi="Menlo" w:cs="Menlo"/>
            <w:color w:val="000000"/>
            <w:sz w:val="20"/>
            <w:szCs w:val="20"/>
          </w:rPr>
          <w:t>Todo</w:t>
        </w:r>
        <w:r w:rsidR="00F01701">
          <w:rPr>
            <w:rFonts w:ascii="Menlo" w:hAnsi="Menlo" w:cs="Menlo"/>
            <w:color w:val="000000"/>
            <w:sz w:val="20"/>
            <w:szCs w:val="20"/>
          </w:rPr>
          <w:t>DB</w:t>
        </w:r>
      </w:ins>
      <w:r w:rsidRPr="00AC5E7E">
        <w:rPr>
          <w:rFonts w:ascii="Menlo" w:hAnsi="Menlo" w:cs="Menlo"/>
          <w:color w:val="080808"/>
          <w:sz w:val="20"/>
          <w:szCs w:val="20"/>
        </w:rPr>
        <w:t>.getDatabase(</w:t>
      </w:r>
      <w:r w:rsidRPr="00AC5E7E">
        <w:rPr>
          <w:rFonts w:ascii="Menlo" w:hAnsi="Menlo" w:cs="Menlo"/>
          <w:color w:val="871094"/>
          <w:sz w:val="20"/>
          <w:szCs w:val="20"/>
        </w:rPr>
        <w:t>context</w:t>
      </w:r>
      <w:r w:rsidRPr="00AC5E7E">
        <w:rPr>
          <w:rFonts w:ascii="Menlo" w:hAnsi="Menlo" w:cs="Menlo"/>
          <w:color w:val="080808"/>
          <w:sz w:val="20"/>
          <w:szCs w:val="20"/>
        </w:rPr>
        <w:t>).</w:t>
      </w:r>
      <w:del w:id="565" w:author="Abdelkarim Erradi" w:date="2023-11-12T21:14:00Z">
        <w:r w:rsidRPr="00AC5E7E">
          <w:rPr>
            <w:rFonts w:ascii="Menlo" w:hAnsi="Menlo" w:cs="Menlo"/>
            <w:color w:val="080808"/>
            <w:sz w:val="20"/>
            <w:szCs w:val="20"/>
          </w:rPr>
          <w:delText>todoDao</w:delText>
        </w:r>
      </w:del>
      <w:ins w:id="566" w:author="Abdelkarim Erradi" w:date="2023-11-12T21:51:00Z">
        <w:r w:rsidR="00CB3229">
          <w:rPr>
            <w:rFonts w:ascii="Menlo" w:hAnsi="Menlo" w:cs="Menlo"/>
            <w:color w:val="080808"/>
            <w:sz w:val="20"/>
            <w:szCs w:val="20"/>
          </w:rPr>
          <w:t>t</w:t>
        </w:r>
      </w:ins>
      <w:ins w:id="567" w:author="Abdelkarim Erradi" w:date="2023-11-12T21:14:00Z">
        <w:r w:rsidR="00843687" w:rsidRPr="00AC5E7E">
          <w:rPr>
            <w:rFonts w:ascii="Menlo" w:hAnsi="Menlo" w:cs="Menlo"/>
            <w:color w:val="080808"/>
            <w:sz w:val="20"/>
            <w:szCs w:val="20"/>
          </w:rPr>
          <w:t>odoDao</w:t>
        </w:r>
      </w:ins>
      <w:r w:rsidRPr="00AC5E7E">
        <w:rPr>
          <w:rFonts w:ascii="Menlo" w:hAnsi="Menlo" w:cs="Menlo"/>
          <w:color w:val="080808"/>
          <w:sz w:val="20"/>
          <w:szCs w:val="20"/>
        </w:rPr>
        <w:t>()</w:t>
      </w:r>
      <w:r w:rsidRPr="00AC5E7E">
        <w:rPr>
          <w:rFonts w:ascii="Menlo" w:hAnsi="Menlo" w:cs="Menlo"/>
          <w:color w:val="080808"/>
          <w:sz w:val="20"/>
          <w:szCs w:val="20"/>
        </w:rPr>
        <w:br/>
      </w:r>
      <w:r w:rsidRPr="00AC5E7E">
        <w:rPr>
          <w:rFonts w:ascii="Menlo" w:hAnsi="Menlo" w:cs="Menlo"/>
          <w:b/>
          <w:bCs/>
          <w:color w:val="080808"/>
          <w:sz w:val="20"/>
          <w:szCs w:val="20"/>
        </w:rPr>
        <w:t>}</w:t>
      </w:r>
    </w:p>
    <w:p w14:paraId="6494C583" w14:textId="72466175" w:rsidR="00AF5CA9" w:rsidRPr="00AF5CA9" w:rsidRDefault="00647545">
      <w:pPr>
        <w:pStyle w:val="ListParagraph"/>
        <w:numPr>
          <w:ilvl w:val="0"/>
          <w:numId w:val="3"/>
        </w:numPr>
        <w:spacing w:before="120" w:after="60"/>
        <w:ind w:left="426" w:hanging="426"/>
        <w:contextualSpacing/>
        <w:jc w:val="both"/>
        <w:rPr>
          <w:moveTo w:id="568" w:author="Abdelkarim Erradi" w:date="2023-11-12T21:19:00Z"/>
          <w:rFonts w:ascii="Garamond" w:hAnsi="Garamond"/>
        </w:rPr>
        <w:pPrChange w:id="569" w:author="Abdelkarim Erradi" w:date="2023-11-12T21:20:00Z">
          <w:pPr>
            <w:contextualSpacing/>
            <w:jc w:val="both"/>
          </w:pPr>
        </w:pPrChange>
      </w:pPr>
      <w:r w:rsidRPr="00AF5CA9">
        <w:rPr>
          <w:rFonts w:ascii="Garamond" w:hAnsi="Garamond" w:cs="Didot"/>
        </w:rPr>
        <w:t xml:space="preserve">Implement the </w:t>
      </w:r>
      <w:r w:rsidR="00F3718E" w:rsidRPr="00AF5CA9">
        <w:rPr>
          <w:rFonts w:ascii="Garamond" w:hAnsi="Garamond" w:cs="Didot"/>
        </w:rPr>
        <w:t xml:space="preserve">repository </w:t>
      </w:r>
      <w:r w:rsidRPr="00AF5CA9">
        <w:rPr>
          <w:rFonts w:ascii="Garamond" w:hAnsi="Garamond" w:cs="Didot"/>
        </w:rPr>
        <w:t xml:space="preserve">functions </w:t>
      </w:r>
      <w:r w:rsidR="00F3718E" w:rsidRPr="00AF5CA9">
        <w:rPr>
          <w:rFonts w:ascii="Garamond" w:hAnsi="Garamond" w:cs="Didot"/>
        </w:rPr>
        <w:t>by calling the corresponding</w:t>
      </w:r>
      <w:r w:rsidRPr="00AF5CA9">
        <w:rPr>
          <w:rFonts w:ascii="Garamond" w:hAnsi="Garamond" w:cs="Didot"/>
        </w:rPr>
        <w:t xml:space="preserve"> </w:t>
      </w:r>
      <w:ins w:id="570" w:author="Abdelkarim Erradi" w:date="2023-11-12T21:15:00Z">
        <w:r w:rsidR="00843687" w:rsidRPr="00AF5CA9">
          <w:rPr>
            <w:rFonts w:ascii="Consolas" w:hAnsi="Consolas" w:cs="Didot"/>
          </w:rPr>
          <w:t>ProjectDao</w:t>
        </w:r>
        <w:r w:rsidR="00843687" w:rsidRPr="00AF5CA9">
          <w:rPr>
            <w:rFonts w:ascii="Garamond" w:hAnsi="Garamond" w:cs="Didot"/>
          </w:rPr>
          <w:t xml:space="preserve"> and </w:t>
        </w:r>
        <w:r w:rsidR="00843687" w:rsidRPr="00AF5CA9">
          <w:rPr>
            <w:rFonts w:ascii="Consolas" w:hAnsi="Consolas" w:cs="Didot"/>
          </w:rPr>
          <w:t>TodoDao</w:t>
        </w:r>
        <w:r w:rsidR="00843687" w:rsidRPr="00AF5CA9">
          <w:rPr>
            <w:rFonts w:ascii="Garamond" w:hAnsi="Garamond" w:cs="Didot"/>
          </w:rPr>
          <w:t xml:space="preserve"> </w:t>
        </w:r>
      </w:ins>
      <w:del w:id="571" w:author="Abdelkarim Erradi" w:date="2023-11-12T21:15:00Z">
        <w:r w:rsidR="00F3718E" w:rsidRPr="00AF5CA9" w:rsidDel="00843687">
          <w:rPr>
            <w:rFonts w:ascii="Garamond" w:hAnsi="Garamond" w:cs="Didot"/>
          </w:rPr>
          <w:delText xml:space="preserve">TodoDao </w:delText>
        </w:r>
      </w:del>
      <w:r w:rsidRPr="00AF5CA9">
        <w:rPr>
          <w:rFonts w:ascii="Garamond" w:hAnsi="Garamond" w:cs="Didot"/>
        </w:rPr>
        <w:t>function</w:t>
      </w:r>
      <w:ins w:id="572" w:author="Abdelkarim Erradi" w:date="2023-11-12T21:15:00Z">
        <w:r w:rsidR="00843687" w:rsidRPr="00AF5CA9">
          <w:rPr>
            <w:rFonts w:ascii="Garamond" w:hAnsi="Garamond" w:cs="Didot"/>
          </w:rPr>
          <w:t>s</w:t>
        </w:r>
      </w:ins>
      <w:r w:rsidRPr="00AF5CA9">
        <w:rPr>
          <w:rFonts w:ascii="Garamond" w:hAnsi="Garamond" w:cs="Didot"/>
        </w:rPr>
        <w:t>.</w:t>
      </w:r>
      <w:ins w:id="573" w:author="Abdelkarim Erradi" w:date="2023-11-12T21:20:00Z">
        <w:r w:rsidR="00AF5CA9" w:rsidRPr="00AF5CA9">
          <w:rPr>
            <w:rFonts w:ascii="Garamond" w:hAnsi="Garamond" w:cs="Didot"/>
          </w:rPr>
          <w:t xml:space="preserve"> </w:t>
        </w:r>
      </w:ins>
      <w:moveToRangeStart w:id="574" w:author="Abdelkarim Erradi" w:date="2023-11-12T21:19:00Z" w:name="move150716415"/>
      <w:moveTo w:id="575" w:author="Abdelkarim Erradi" w:date="2023-11-12T21:19:00Z">
        <w:r w:rsidR="00AF5CA9" w:rsidRPr="00AF5CA9">
          <w:rPr>
            <w:rFonts w:ascii="Garamond" w:hAnsi="Garamond"/>
          </w:rPr>
          <w:t xml:space="preserve">For the </w:t>
        </w:r>
      </w:moveTo>
      <w:ins w:id="576" w:author="Abdelkarim Erradi" w:date="2023-11-12T21:20:00Z">
        <w:r w:rsidR="00AF5CA9" w:rsidRPr="00AF5CA9">
          <w:rPr>
            <w:rFonts w:ascii="Garamond" w:hAnsi="Garamond" w:cs="Didot"/>
          </w:rPr>
          <w:t xml:space="preserve">repository </w:t>
        </w:r>
      </w:ins>
      <w:moveTo w:id="577" w:author="Abdelkarim Erradi" w:date="2023-11-12T21:19:00Z">
        <w:del w:id="578" w:author="Abdelkarim Erradi" w:date="2023-11-12T21:20:00Z">
          <w:r w:rsidR="00AF5CA9" w:rsidRPr="00AF5CA9" w:rsidDel="00AF5CA9">
            <w:rPr>
              <w:rFonts w:ascii="Garamond" w:hAnsi="Garamond"/>
            </w:rPr>
            <w:delText xml:space="preserve">todo app </w:delText>
          </w:r>
        </w:del>
        <w:r w:rsidR="00AF5CA9" w:rsidRPr="00AF5CA9">
          <w:rPr>
            <w:rFonts w:ascii="Garamond" w:hAnsi="Garamond"/>
          </w:rPr>
          <w:t>should allow the following:</w:t>
        </w:r>
      </w:moveTo>
    </w:p>
    <w:p w14:paraId="3A6A2E13" w14:textId="77777777" w:rsidR="00AF5CA9" w:rsidRPr="00A52C80" w:rsidRDefault="00AF5CA9" w:rsidP="00AF5CA9">
      <w:pPr>
        <w:numPr>
          <w:ilvl w:val="0"/>
          <w:numId w:val="9"/>
        </w:numPr>
        <w:contextualSpacing/>
        <w:jc w:val="both"/>
        <w:rPr>
          <w:moveTo w:id="579" w:author="Abdelkarim Erradi" w:date="2023-11-12T21:19:00Z"/>
          <w:rFonts w:ascii="Garamond" w:hAnsi="Garamond"/>
        </w:rPr>
      </w:pPr>
      <w:moveTo w:id="580" w:author="Abdelkarim Erradi" w:date="2023-11-12T21:19:00Z">
        <w:r>
          <w:rPr>
            <w:rFonts w:ascii="Garamond" w:hAnsi="Garamond"/>
            <w:b/>
            <w:bCs/>
          </w:rPr>
          <w:t xml:space="preserve">Add </w:t>
        </w:r>
        <w:r w:rsidRPr="0052778A">
          <w:rPr>
            <w:rFonts w:ascii="Garamond" w:hAnsi="Garamond"/>
          </w:rPr>
          <w:t>a</w:t>
        </w:r>
        <w:r w:rsidRPr="00A52C80">
          <w:rPr>
            <w:rFonts w:ascii="Garamond" w:hAnsi="Garamond"/>
          </w:rPr>
          <w:t xml:space="preserve"> new </w:t>
        </w:r>
        <w:r>
          <w:rPr>
            <w:rFonts w:ascii="Garamond" w:hAnsi="Garamond"/>
          </w:rPr>
          <w:t>project</w:t>
        </w:r>
      </w:moveTo>
    </w:p>
    <w:p w14:paraId="16764F91" w14:textId="77777777" w:rsidR="00AF5CA9" w:rsidRDefault="00AF5CA9" w:rsidP="00AF5CA9">
      <w:pPr>
        <w:numPr>
          <w:ilvl w:val="0"/>
          <w:numId w:val="9"/>
        </w:numPr>
        <w:contextualSpacing/>
        <w:jc w:val="both"/>
        <w:rPr>
          <w:moveTo w:id="581" w:author="Abdelkarim Erradi" w:date="2023-11-12T21:19:00Z"/>
          <w:rFonts w:ascii="Garamond" w:hAnsi="Garamond"/>
        </w:rPr>
      </w:pPr>
      <w:moveTo w:id="582" w:author="Abdelkarim Erradi" w:date="2023-11-12T21:19:00Z">
        <w:r w:rsidRPr="00A52C80">
          <w:rPr>
            <w:rFonts w:ascii="Garamond" w:hAnsi="Garamond"/>
            <w:b/>
            <w:bCs/>
          </w:rPr>
          <w:t>Update</w:t>
        </w:r>
        <w:r w:rsidRPr="00A52C80">
          <w:rPr>
            <w:rFonts w:ascii="Garamond" w:hAnsi="Garamond"/>
          </w:rPr>
          <w:t xml:space="preserve"> an existing </w:t>
        </w:r>
        <w:r>
          <w:rPr>
            <w:rFonts w:ascii="Garamond" w:hAnsi="Garamond"/>
          </w:rPr>
          <w:t xml:space="preserve">project </w:t>
        </w:r>
      </w:moveTo>
    </w:p>
    <w:p w14:paraId="53D73E26" w14:textId="77777777" w:rsidR="00AF5CA9" w:rsidRPr="00A52C80" w:rsidRDefault="00AF5CA9" w:rsidP="00AF5CA9">
      <w:pPr>
        <w:numPr>
          <w:ilvl w:val="0"/>
          <w:numId w:val="9"/>
        </w:numPr>
        <w:contextualSpacing/>
        <w:jc w:val="both"/>
        <w:rPr>
          <w:moveTo w:id="583" w:author="Abdelkarim Erradi" w:date="2023-11-12T21:19:00Z"/>
          <w:rFonts w:ascii="Garamond" w:hAnsi="Garamond"/>
        </w:rPr>
      </w:pPr>
      <w:moveTo w:id="584" w:author="Abdelkarim Erradi" w:date="2023-11-12T21:19:00Z">
        <w:r w:rsidRPr="00A52C80">
          <w:rPr>
            <w:rFonts w:ascii="Garamond" w:hAnsi="Garamond"/>
            <w:b/>
            <w:bCs/>
          </w:rPr>
          <w:t xml:space="preserve">Get </w:t>
        </w:r>
        <w:r w:rsidRPr="0052778A">
          <w:rPr>
            <w:rFonts w:ascii="Garamond" w:hAnsi="Garamond"/>
          </w:rPr>
          <w:t>all projects</w:t>
        </w:r>
      </w:moveTo>
    </w:p>
    <w:p w14:paraId="037814CB" w14:textId="77777777" w:rsidR="00AF5CA9" w:rsidRPr="00A52C80" w:rsidRDefault="00AF5CA9" w:rsidP="00AF5CA9">
      <w:pPr>
        <w:numPr>
          <w:ilvl w:val="0"/>
          <w:numId w:val="9"/>
        </w:numPr>
        <w:contextualSpacing/>
        <w:jc w:val="both"/>
        <w:rPr>
          <w:moveTo w:id="585" w:author="Abdelkarim Erradi" w:date="2023-11-12T21:19:00Z"/>
          <w:rFonts w:ascii="Garamond" w:hAnsi="Garamond"/>
        </w:rPr>
      </w:pPr>
      <w:moveTo w:id="586" w:author="Abdelkarim Erradi" w:date="2023-11-12T21:19:00Z">
        <w:r>
          <w:rPr>
            <w:rFonts w:ascii="Garamond" w:hAnsi="Garamond"/>
            <w:b/>
            <w:bCs/>
          </w:rPr>
          <w:t>Delete</w:t>
        </w:r>
        <w:r w:rsidRPr="00A52C80">
          <w:rPr>
            <w:rFonts w:ascii="Garamond" w:hAnsi="Garamond"/>
            <w:b/>
            <w:bCs/>
          </w:rPr>
          <w:t xml:space="preserve"> </w:t>
        </w:r>
        <w:r w:rsidRPr="00A52C80">
          <w:rPr>
            <w:rFonts w:ascii="Garamond" w:hAnsi="Garamond"/>
          </w:rPr>
          <w:t>a project</w:t>
        </w:r>
        <w:r>
          <w:rPr>
            <w:rFonts w:ascii="Garamond" w:hAnsi="Garamond"/>
            <w:b/>
            <w:bCs/>
          </w:rPr>
          <w:t xml:space="preserve"> and </w:t>
        </w:r>
        <w:r w:rsidRPr="00A52C80">
          <w:rPr>
            <w:rFonts w:ascii="Garamond" w:hAnsi="Garamond"/>
          </w:rPr>
          <w:t>all associated</w:t>
        </w:r>
        <w:r>
          <w:rPr>
            <w:rFonts w:ascii="Garamond" w:hAnsi="Garamond"/>
            <w:b/>
            <w:bCs/>
          </w:rPr>
          <w:t xml:space="preserve"> Todos</w:t>
        </w:r>
      </w:moveTo>
    </w:p>
    <w:p w14:paraId="30C2732F" w14:textId="77777777" w:rsidR="00AF5CA9" w:rsidRPr="00787B6B" w:rsidRDefault="00AF5CA9" w:rsidP="00AF5CA9">
      <w:pPr>
        <w:numPr>
          <w:ilvl w:val="0"/>
          <w:numId w:val="9"/>
        </w:numPr>
        <w:contextualSpacing/>
        <w:jc w:val="both"/>
        <w:rPr>
          <w:moveTo w:id="587" w:author="Abdelkarim Erradi" w:date="2023-11-12T21:19:00Z"/>
          <w:rFonts w:ascii="Garamond" w:hAnsi="Garamond"/>
        </w:rPr>
      </w:pPr>
      <w:moveTo w:id="588" w:author="Abdelkarim Erradi" w:date="2023-11-12T21:19:00Z">
        <w:r>
          <w:rPr>
            <w:rFonts w:ascii="Garamond" w:hAnsi="Garamond"/>
            <w:b/>
            <w:bCs/>
          </w:rPr>
          <w:t xml:space="preserve">Add </w:t>
        </w:r>
        <w:r w:rsidRPr="0052778A">
          <w:rPr>
            <w:rFonts w:ascii="Garamond" w:hAnsi="Garamond"/>
          </w:rPr>
          <w:t xml:space="preserve">a </w:t>
        </w:r>
        <w:r>
          <w:rPr>
            <w:rFonts w:ascii="Garamond" w:hAnsi="Garamond"/>
          </w:rPr>
          <w:t xml:space="preserve">new </w:t>
        </w:r>
        <w:r w:rsidRPr="0052778A">
          <w:rPr>
            <w:rFonts w:ascii="Garamond" w:hAnsi="Garamond"/>
          </w:rPr>
          <w:t>todo</w:t>
        </w:r>
      </w:moveTo>
    </w:p>
    <w:p w14:paraId="2EC997D5" w14:textId="77777777" w:rsidR="00AF5CA9" w:rsidRPr="00A52C80" w:rsidRDefault="00AF5CA9" w:rsidP="00AF5CA9">
      <w:pPr>
        <w:numPr>
          <w:ilvl w:val="0"/>
          <w:numId w:val="9"/>
        </w:numPr>
        <w:contextualSpacing/>
        <w:jc w:val="both"/>
        <w:rPr>
          <w:moveTo w:id="589" w:author="Abdelkarim Erradi" w:date="2023-11-12T21:19:00Z"/>
          <w:rFonts w:ascii="Garamond" w:hAnsi="Garamond"/>
        </w:rPr>
      </w:pPr>
      <w:moveTo w:id="590" w:author="Abdelkarim Erradi" w:date="2023-11-12T21:19:00Z">
        <w:r w:rsidRPr="00A52C80">
          <w:rPr>
            <w:rFonts w:ascii="Garamond" w:hAnsi="Garamond"/>
            <w:b/>
            <w:bCs/>
          </w:rPr>
          <w:t>Update</w:t>
        </w:r>
        <w:r w:rsidRPr="00A52C80">
          <w:rPr>
            <w:rFonts w:ascii="Garamond" w:hAnsi="Garamond"/>
          </w:rPr>
          <w:t xml:space="preserve"> an existing </w:t>
        </w:r>
        <w:r>
          <w:rPr>
            <w:rFonts w:ascii="Garamond" w:hAnsi="Garamond"/>
          </w:rPr>
          <w:t>todo</w:t>
        </w:r>
      </w:moveTo>
    </w:p>
    <w:p w14:paraId="06D2A458" w14:textId="77777777" w:rsidR="00AF5CA9" w:rsidRPr="00263141" w:rsidRDefault="00AF5CA9" w:rsidP="00AF5CA9">
      <w:pPr>
        <w:numPr>
          <w:ilvl w:val="0"/>
          <w:numId w:val="9"/>
        </w:numPr>
        <w:contextualSpacing/>
        <w:jc w:val="both"/>
        <w:rPr>
          <w:moveTo w:id="591" w:author="Abdelkarim Erradi" w:date="2023-11-12T21:19:00Z"/>
          <w:rFonts w:ascii="Garamond" w:hAnsi="Garamond"/>
        </w:rPr>
      </w:pPr>
      <w:moveTo w:id="592" w:author="Abdelkarim Erradi" w:date="2023-11-12T21:19:00Z">
        <w:r w:rsidRPr="00A52C80">
          <w:rPr>
            <w:rFonts w:ascii="Garamond" w:hAnsi="Garamond"/>
            <w:b/>
            <w:bCs/>
          </w:rPr>
          <w:t>Get</w:t>
        </w:r>
        <w:r w:rsidRPr="00A52C80">
          <w:rPr>
            <w:rFonts w:ascii="Garamond" w:hAnsi="Garamond"/>
          </w:rPr>
          <w:t> </w:t>
        </w:r>
        <w:r w:rsidRPr="0052778A">
          <w:rPr>
            <w:rFonts w:ascii="Garamond" w:hAnsi="Garamond"/>
          </w:rPr>
          <w:t>all todos</w:t>
        </w:r>
        <w:r w:rsidRPr="00787B6B">
          <w:rPr>
            <w:rFonts w:ascii="Garamond" w:hAnsi="Garamond"/>
          </w:rPr>
          <w:t xml:space="preserve"> for </w:t>
        </w:r>
        <w:r w:rsidRPr="00263141">
          <w:rPr>
            <w:rFonts w:ascii="Garamond" w:hAnsi="Garamond"/>
          </w:rPr>
          <w:t>a project id</w:t>
        </w:r>
      </w:moveTo>
    </w:p>
    <w:p w14:paraId="59F76EE7" w14:textId="77777777" w:rsidR="00AF5CA9" w:rsidRDefault="00AF5CA9" w:rsidP="00AF5CA9">
      <w:pPr>
        <w:numPr>
          <w:ilvl w:val="0"/>
          <w:numId w:val="9"/>
        </w:numPr>
        <w:contextualSpacing/>
        <w:jc w:val="both"/>
        <w:rPr>
          <w:moveTo w:id="593" w:author="Abdelkarim Erradi" w:date="2023-11-12T21:19:00Z"/>
          <w:rFonts w:ascii="Garamond" w:hAnsi="Garamond"/>
        </w:rPr>
      </w:pPr>
      <w:moveTo w:id="594" w:author="Abdelkarim Erradi" w:date="2023-11-12T21:19:00Z">
        <w:r w:rsidRPr="00A52C80">
          <w:rPr>
            <w:rFonts w:ascii="Garamond" w:hAnsi="Garamond"/>
            <w:b/>
            <w:bCs/>
          </w:rPr>
          <w:t>Delete</w:t>
        </w:r>
        <w:r w:rsidRPr="00A52C80">
          <w:rPr>
            <w:rFonts w:ascii="Garamond" w:hAnsi="Garamond"/>
          </w:rPr>
          <w:t> </w:t>
        </w:r>
        <w:r>
          <w:rPr>
            <w:rFonts w:ascii="Garamond" w:hAnsi="Garamond"/>
          </w:rPr>
          <w:t>a specific todo.</w:t>
        </w:r>
      </w:moveTo>
    </w:p>
    <w:moveToRangeEnd w:id="574"/>
    <w:p w14:paraId="4EE3FB30" w14:textId="74CEC03D" w:rsidR="00AF5CA9" w:rsidDel="00FD439C" w:rsidRDefault="00AF5CA9">
      <w:pPr>
        <w:pStyle w:val="ListParagraph"/>
        <w:spacing w:before="120" w:after="60"/>
        <w:ind w:left="426"/>
        <w:jc w:val="both"/>
        <w:rPr>
          <w:del w:id="595" w:author="Abdelkarim Erradi" w:date="2023-11-12T21:20:00Z"/>
          <w:rFonts w:ascii="Garamond" w:hAnsi="Garamond" w:cs="Didot"/>
        </w:rPr>
        <w:pPrChange w:id="596" w:author="Abdelkarim Erradi" w:date="2023-11-12T21:19:00Z">
          <w:pPr>
            <w:pStyle w:val="ListParagraph"/>
            <w:numPr>
              <w:numId w:val="3"/>
            </w:numPr>
            <w:spacing w:before="120" w:after="60"/>
            <w:ind w:left="426" w:hanging="426"/>
            <w:jc w:val="both"/>
          </w:pPr>
        </w:pPrChange>
      </w:pPr>
    </w:p>
    <w:p w14:paraId="15B5C69C" w14:textId="025222B7" w:rsidR="009E51B4" w:rsidRDefault="00647545" w:rsidP="00304243">
      <w:pPr>
        <w:pStyle w:val="ListParagraph"/>
        <w:numPr>
          <w:ilvl w:val="0"/>
          <w:numId w:val="3"/>
        </w:numPr>
        <w:spacing w:before="120" w:after="60"/>
        <w:ind w:left="426" w:hanging="426"/>
        <w:jc w:val="both"/>
        <w:rPr>
          <w:rFonts w:ascii="Garamond" w:hAnsi="Garamond" w:cs="Didot"/>
        </w:rPr>
      </w:pPr>
      <w:r>
        <w:rPr>
          <w:rFonts w:ascii="Garamond" w:hAnsi="Garamond" w:cs="Didot"/>
        </w:rPr>
        <w:t xml:space="preserve">Run and </w:t>
      </w:r>
      <w:del w:id="597" w:author="Abdelkarim Erradi" w:date="2023-11-12T21:16:00Z">
        <w:r>
          <w:rPr>
            <w:rFonts w:ascii="Garamond" w:hAnsi="Garamond" w:cs="Didot"/>
          </w:rPr>
          <w:delText>Test</w:delText>
        </w:r>
      </w:del>
      <w:ins w:id="598" w:author="Abdelkarim Erradi" w:date="2023-11-12T21:16:00Z">
        <w:r w:rsidR="00676B60">
          <w:rPr>
            <w:rFonts w:ascii="Garamond" w:hAnsi="Garamond" w:cs="Didot"/>
          </w:rPr>
          <w:t>test</w:t>
        </w:r>
      </w:ins>
      <w:r>
        <w:rPr>
          <w:rFonts w:ascii="Garamond" w:hAnsi="Garamond" w:cs="Didot"/>
        </w:rPr>
        <w:t xml:space="preserve"> your </w:t>
      </w:r>
      <w:r w:rsidR="00F3718E">
        <w:rPr>
          <w:rFonts w:ascii="Garamond" w:hAnsi="Garamond" w:cs="Didot"/>
        </w:rPr>
        <w:t>implementation</w:t>
      </w:r>
      <w:r>
        <w:rPr>
          <w:rFonts w:ascii="Garamond" w:hAnsi="Garamond" w:cs="Didot"/>
        </w:rPr>
        <w:t>.</w:t>
      </w:r>
    </w:p>
    <w:bookmarkEnd w:id="0"/>
    <w:bookmarkEnd w:id="1"/>
    <w:bookmarkEnd w:id="64"/>
    <w:bookmarkEnd w:id="65"/>
    <w:p w14:paraId="1E1FE67C" w14:textId="28EBC49C" w:rsidR="00304243" w:rsidRPr="00C6335B" w:rsidRDefault="00304243" w:rsidP="009E51B4">
      <w:pPr>
        <w:pStyle w:val="HTMLPreformatted"/>
        <w:shd w:val="clear" w:color="auto" w:fill="FFFFFF"/>
        <w:ind w:left="720"/>
        <w:rPr>
          <w:del w:id="599" w:author="Abdelkarim Erradi" w:date="2023-11-12T21:15:00Z"/>
          <w:rFonts w:ascii="Garamond" w:hAnsi="Garamond" w:cs="Didot"/>
        </w:rPr>
      </w:pPr>
      <w:commentRangeStart w:id="600"/>
    </w:p>
    <w:p w14:paraId="662E5C11" w14:textId="76FE01CF" w:rsidR="00285447" w:rsidRPr="00843687" w:rsidRDefault="00F52FC6">
      <w:pPr>
        <w:pStyle w:val="ListParagraph"/>
        <w:numPr>
          <w:ilvl w:val="0"/>
          <w:numId w:val="21"/>
        </w:numPr>
        <w:spacing w:before="240" w:after="120"/>
        <w:ind w:left="714" w:hanging="357"/>
        <w:jc w:val="both"/>
        <w:rPr>
          <w:rFonts w:ascii="Garamond" w:hAnsi="Garamond" w:cs="Didot"/>
          <w:b/>
          <w:bCs/>
          <w:color w:val="2F5496" w:themeColor="accent1" w:themeShade="BF"/>
          <w:sz w:val="30"/>
          <w:szCs w:val="30"/>
          <w:rPrChange w:id="601" w:author="Abdelkarim Erradi" w:date="2023-11-12T23:05:00Z">
            <w:rPr>
              <w:rFonts w:ascii="Garamond" w:hAnsi="Garamond" w:cs="Didot"/>
              <w:b/>
              <w:bCs/>
              <w:sz w:val="30"/>
              <w:szCs w:val="30"/>
              <w:u w:val="single"/>
            </w:rPr>
          </w:rPrChange>
        </w:rPr>
        <w:pPrChange w:id="602" w:author="Abdelkarim Erradi" w:date="2023-11-12T23:05:00Z">
          <w:pPr>
            <w:contextualSpacing/>
            <w:jc w:val="both"/>
          </w:pPr>
        </w:pPrChange>
      </w:pPr>
      <w:bookmarkStart w:id="603" w:name="OLE_LINK107"/>
      <w:bookmarkStart w:id="604" w:name="OLE_LINK108"/>
      <w:del w:id="605" w:author="Abdelkarim Erradi" w:date="2023-11-12T21:15:00Z">
        <w:r w:rsidRPr="00843687">
          <w:rPr>
            <w:rFonts w:ascii="Garamond" w:hAnsi="Garamond" w:cs="Didot"/>
            <w:b/>
            <w:bCs/>
            <w:color w:val="2F5496" w:themeColor="accent1" w:themeShade="BF"/>
            <w:sz w:val="30"/>
            <w:szCs w:val="30"/>
            <w:rPrChange w:id="606" w:author="Abdelkarim Erradi" w:date="2023-11-12T23:05:00Z">
              <w:rPr>
                <w:rFonts w:ascii="Garamond" w:hAnsi="Garamond" w:cs="Didot"/>
                <w:b/>
                <w:bCs/>
                <w:sz w:val="30"/>
                <w:szCs w:val="30"/>
                <w:u w:val="single"/>
              </w:rPr>
            </w:rPrChange>
          </w:rPr>
          <w:delText xml:space="preserve">Task  5: </w:delText>
        </w:r>
      </w:del>
      <w:r w:rsidR="00F3718E" w:rsidRPr="00843687">
        <w:rPr>
          <w:rFonts w:ascii="Garamond" w:hAnsi="Garamond" w:cs="Didot"/>
          <w:b/>
          <w:bCs/>
          <w:color w:val="2F5496" w:themeColor="accent1" w:themeShade="BF"/>
          <w:sz w:val="30"/>
          <w:szCs w:val="30"/>
          <w:rPrChange w:id="607" w:author="Abdelkarim Erradi" w:date="2023-11-12T23:05:00Z">
            <w:rPr>
              <w:rFonts w:ascii="Garamond" w:hAnsi="Garamond" w:cs="Didot"/>
              <w:b/>
              <w:bCs/>
              <w:sz w:val="30"/>
              <w:szCs w:val="30"/>
              <w:u w:val="single"/>
            </w:rPr>
          </w:rPrChange>
        </w:rPr>
        <w:t xml:space="preserve">Query </w:t>
      </w:r>
      <w:del w:id="608" w:author="Abdelkarim Erradi" w:date="2023-11-12T21:42:00Z">
        <w:r w:rsidRPr="00843687">
          <w:rPr>
            <w:rFonts w:ascii="Garamond" w:hAnsi="Garamond" w:cs="Didot"/>
            <w:b/>
            <w:bCs/>
            <w:color w:val="2F5496" w:themeColor="accent1" w:themeShade="BF"/>
            <w:sz w:val="30"/>
            <w:szCs w:val="30"/>
            <w:rPrChange w:id="609" w:author="Abdelkarim Erradi" w:date="2023-11-12T23:05:00Z">
              <w:rPr>
                <w:rFonts w:ascii="Garamond" w:hAnsi="Garamond" w:cs="Didot"/>
                <w:b/>
                <w:bCs/>
                <w:sz w:val="30"/>
                <w:szCs w:val="30"/>
                <w:u w:val="single"/>
              </w:rPr>
            </w:rPrChange>
          </w:rPr>
          <w:delText xml:space="preserve">one </w:delText>
        </w:r>
      </w:del>
      <w:ins w:id="610" w:author="Abdelkarim Erradi" w:date="2023-11-12T21:42:00Z">
        <w:r w:rsidR="00D74C3C">
          <w:rPr>
            <w:rFonts w:ascii="Garamond" w:hAnsi="Garamond" w:cs="Didot"/>
            <w:b/>
            <w:bCs/>
            <w:color w:val="2F5496" w:themeColor="accent1" w:themeShade="BF"/>
            <w:sz w:val="30"/>
            <w:szCs w:val="30"/>
          </w:rPr>
          <w:t>O</w:t>
        </w:r>
        <w:r w:rsidR="00D74C3C" w:rsidRPr="00843687">
          <w:rPr>
            <w:rFonts w:ascii="Garamond" w:hAnsi="Garamond" w:cs="Didot"/>
            <w:b/>
            <w:bCs/>
            <w:color w:val="2F5496" w:themeColor="accent1" w:themeShade="BF"/>
            <w:sz w:val="30"/>
            <w:szCs w:val="30"/>
            <w:rPrChange w:id="611" w:author="Abdelkarim Erradi" w:date="2023-11-12T21:15:00Z">
              <w:rPr>
                <w:rFonts w:ascii="Garamond" w:hAnsi="Garamond" w:cs="Didot"/>
                <w:b/>
                <w:bCs/>
                <w:sz w:val="30"/>
                <w:szCs w:val="30"/>
                <w:u w:val="single"/>
              </w:rPr>
            </w:rPrChange>
          </w:rPr>
          <w:t xml:space="preserve">ne </w:t>
        </w:r>
      </w:ins>
      <w:r w:rsidRPr="00843687">
        <w:rPr>
          <w:rFonts w:ascii="Garamond" w:hAnsi="Garamond" w:cs="Didot"/>
          <w:b/>
          <w:bCs/>
          <w:color w:val="2F5496" w:themeColor="accent1" w:themeShade="BF"/>
          <w:sz w:val="30"/>
          <w:szCs w:val="30"/>
          <w:rPrChange w:id="612" w:author="Abdelkarim Erradi" w:date="2023-11-12T23:05:00Z">
            <w:rPr>
              <w:rFonts w:ascii="Garamond" w:hAnsi="Garamond" w:cs="Didot"/>
              <w:b/>
              <w:bCs/>
              <w:sz w:val="30"/>
              <w:szCs w:val="30"/>
              <w:u w:val="single"/>
            </w:rPr>
          </w:rPrChange>
        </w:rPr>
        <w:t xml:space="preserve">to Many </w:t>
      </w:r>
      <w:del w:id="613" w:author="Abdelkarim Erradi" w:date="2023-11-12T21:42:00Z">
        <w:r w:rsidRPr="00843687">
          <w:rPr>
            <w:rFonts w:ascii="Garamond" w:hAnsi="Garamond" w:cs="Didot"/>
            <w:b/>
            <w:bCs/>
            <w:color w:val="2F5496" w:themeColor="accent1" w:themeShade="BF"/>
            <w:sz w:val="30"/>
            <w:szCs w:val="30"/>
            <w:rPrChange w:id="614" w:author="Abdelkarim Erradi" w:date="2023-11-12T23:05:00Z">
              <w:rPr>
                <w:rFonts w:ascii="Garamond" w:hAnsi="Garamond" w:cs="Didot"/>
                <w:b/>
                <w:bCs/>
                <w:sz w:val="30"/>
                <w:szCs w:val="30"/>
                <w:u w:val="single"/>
              </w:rPr>
            </w:rPrChange>
          </w:rPr>
          <w:delText xml:space="preserve">Relationship </w:delText>
        </w:r>
      </w:del>
      <w:ins w:id="615" w:author="Abdelkarim Erradi" w:date="2023-11-12T21:42:00Z">
        <w:r w:rsidR="00D74C3C">
          <w:rPr>
            <w:rFonts w:ascii="Garamond" w:hAnsi="Garamond" w:cs="Didot"/>
            <w:b/>
            <w:bCs/>
            <w:color w:val="2F5496" w:themeColor="accent1" w:themeShade="BF"/>
            <w:sz w:val="30"/>
            <w:szCs w:val="30"/>
          </w:rPr>
          <w:t>r</w:t>
        </w:r>
        <w:r w:rsidR="00D74C3C" w:rsidRPr="00843687">
          <w:rPr>
            <w:rFonts w:ascii="Garamond" w:hAnsi="Garamond" w:cs="Didot"/>
            <w:b/>
            <w:bCs/>
            <w:color w:val="2F5496" w:themeColor="accent1" w:themeShade="BF"/>
            <w:sz w:val="30"/>
            <w:szCs w:val="30"/>
            <w:rPrChange w:id="616" w:author="Abdelkarim Erradi" w:date="2023-11-12T21:15:00Z">
              <w:rPr>
                <w:rFonts w:ascii="Garamond" w:hAnsi="Garamond" w:cs="Didot"/>
                <w:b/>
                <w:bCs/>
                <w:sz w:val="30"/>
                <w:szCs w:val="30"/>
                <w:u w:val="single"/>
              </w:rPr>
            </w:rPrChange>
          </w:rPr>
          <w:t xml:space="preserve">elationship </w:t>
        </w:r>
        <w:commentRangeEnd w:id="600"/>
        <w:r w:rsidR="00D74C3C">
          <w:rPr>
            <w:rStyle w:val="CommentReference"/>
            <w:lang w:val="en-US" w:eastAsia="en-US"/>
          </w:rPr>
          <w:commentReference w:id="600"/>
        </w:r>
      </w:ins>
    </w:p>
    <w:p w14:paraId="061B2211" w14:textId="277A1091" w:rsidR="00426AE1" w:rsidRPr="00123982" w:rsidRDefault="00A95DF1">
      <w:pPr>
        <w:spacing w:before="120" w:after="60"/>
        <w:jc w:val="both"/>
        <w:rPr>
          <w:rFonts w:ascii="Garamond" w:hAnsi="Garamond" w:cs="Didot"/>
          <w:color w:val="0070C0"/>
          <w:u w:val="single"/>
        </w:rPr>
      </w:pPr>
      <w:r w:rsidRPr="004C6611">
        <w:rPr>
          <w:rFonts w:ascii="Garamond" w:hAnsi="Garamond" w:cs="Didot"/>
        </w:rPr>
        <w:t xml:space="preserve">An important </w:t>
      </w:r>
      <w:del w:id="617" w:author="Abdelkarim Erradi" w:date="2023-11-12T21:20:00Z">
        <w:r w:rsidRPr="004C6611">
          <w:rPr>
            <w:rFonts w:ascii="Garamond" w:hAnsi="Garamond" w:cs="Didot"/>
          </w:rPr>
          <w:delText>part of designing</w:delText>
        </w:r>
      </w:del>
      <w:ins w:id="618" w:author="Abdelkarim Erradi" w:date="2023-11-12T21:20:00Z">
        <w:r w:rsidR="00FD439C">
          <w:rPr>
            <w:rFonts w:ascii="Garamond" w:hAnsi="Garamond" w:cs="Didot"/>
          </w:rPr>
          <w:t>feature of</w:t>
        </w:r>
      </w:ins>
      <w:r w:rsidRPr="004C6611">
        <w:rPr>
          <w:rFonts w:ascii="Garamond" w:hAnsi="Garamond" w:cs="Didot"/>
        </w:rPr>
        <w:t xml:space="preserve"> a relational database </w:t>
      </w:r>
      <w:ins w:id="619" w:author="Abdelkarim Erradi" w:date="2023-11-12T21:20:00Z">
        <w:r w:rsidR="00FD439C">
          <w:rPr>
            <w:rFonts w:ascii="Garamond" w:hAnsi="Garamond" w:cs="Didot"/>
          </w:rPr>
          <w:t xml:space="preserve">is </w:t>
        </w:r>
      </w:ins>
      <w:r w:rsidRPr="004C6611">
        <w:rPr>
          <w:rFonts w:ascii="Garamond" w:hAnsi="Garamond" w:cs="Didot"/>
        </w:rPr>
        <w:t xml:space="preserve">the ability to </w:t>
      </w:r>
      <w:r w:rsidR="00F3718E">
        <w:rPr>
          <w:rFonts w:ascii="Garamond" w:hAnsi="Garamond" w:cs="Didot"/>
        </w:rPr>
        <w:t>query</w:t>
      </w:r>
      <w:r w:rsidR="00F3718E" w:rsidRPr="004C6611">
        <w:rPr>
          <w:rFonts w:ascii="Garamond" w:hAnsi="Garamond" w:cs="Didot"/>
        </w:rPr>
        <w:t xml:space="preserve"> </w:t>
      </w:r>
      <w:r w:rsidRPr="004C6611">
        <w:rPr>
          <w:rFonts w:ascii="Garamond" w:hAnsi="Garamond" w:cs="Didot"/>
        </w:rPr>
        <w:t xml:space="preserve">data from multiple tables. </w:t>
      </w:r>
      <w:r w:rsidR="00F3718E">
        <w:rPr>
          <w:rFonts w:ascii="Garamond" w:hAnsi="Garamond" w:cs="Didot"/>
        </w:rPr>
        <w:t>Using</w:t>
      </w:r>
      <w:r w:rsidR="00F3718E" w:rsidRPr="004C6611">
        <w:rPr>
          <w:rFonts w:ascii="Garamond" w:hAnsi="Garamond" w:cs="Didot"/>
        </w:rPr>
        <w:t xml:space="preserve"> </w:t>
      </w:r>
      <w:hyperlink r:id="rId25" w:history="1">
        <w:r w:rsidRPr="004C6611">
          <w:rPr>
            <w:rFonts w:ascii="Garamond" w:hAnsi="Garamond" w:cs="Didot"/>
            <w:color w:val="0070C0"/>
            <w:u w:val="single"/>
          </w:rPr>
          <w:t>@Relation</w:t>
        </w:r>
      </w:hyperlink>
      <w:r w:rsidR="00F3718E">
        <w:rPr>
          <w:rFonts w:ascii="Garamond" w:hAnsi="Garamond" w:cs="Didot"/>
        </w:rPr>
        <w:t xml:space="preserve"> annotation</w:t>
      </w:r>
      <w:r w:rsidR="00426AE1">
        <w:rPr>
          <w:rFonts w:ascii="Garamond" w:hAnsi="Garamond" w:cs="Didot"/>
        </w:rPr>
        <w:t xml:space="preserve"> </w:t>
      </w:r>
      <w:r w:rsidR="00F3718E">
        <w:rPr>
          <w:rFonts w:ascii="Garamond" w:hAnsi="Garamond" w:cs="Didot"/>
        </w:rPr>
        <w:t>you can easily get a project and its associated todos</w:t>
      </w:r>
      <w:r w:rsidR="00C826D1">
        <w:rPr>
          <w:rFonts w:ascii="Garamond" w:hAnsi="Garamond" w:cs="Didot"/>
        </w:rPr>
        <w:t xml:space="preserve"> in one query.</w:t>
      </w:r>
    </w:p>
    <w:p w14:paraId="3D586EA9" w14:textId="08C1EFDC" w:rsidR="00285447" w:rsidRDefault="00426AE1" w:rsidP="00CE1BA9">
      <w:pPr>
        <w:pStyle w:val="ListParagraph"/>
        <w:spacing w:before="120" w:after="60"/>
        <w:ind w:left="426"/>
        <w:jc w:val="both"/>
        <w:rPr>
          <w:rFonts w:ascii="Garamond" w:hAnsi="Garamond" w:cs="Didot"/>
        </w:rPr>
      </w:pPr>
      <w:r>
        <w:rPr>
          <w:rFonts w:ascii="Garamond" w:hAnsi="Garamond" w:cs="Didot"/>
          <w:noProof/>
        </w:rPr>
        <w:drawing>
          <wp:inline distT="0" distB="0" distL="0" distR="0" wp14:anchorId="4284629F" wp14:editId="4ACFA340">
            <wp:extent cx="949325" cy="563245"/>
            <wp:effectExtent l="0" t="0" r="3175" b="825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26">
                      <a:extLst>
                        <a:ext uri="{28A0092B-C50C-407E-A947-70E740481C1C}">
                          <a14:useLocalDpi xmlns:a14="http://schemas.microsoft.com/office/drawing/2010/main" val="0"/>
                        </a:ext>
                      </a:extLst>
                    </a:blip>
                    <a:srcRect r="56810"/>
                    <a:stretch/>
                  </pic:blipFill>
                  <pic:spPr bwMode="auto">
                    <a:xfrm>
                      <a:off x="0" y="0"/>
                      <a:ext cx="959879" cy="569507"/>
                    </a:xfrm>
                    <a:prstGeom prst="rect">
                      <a:avLst/>
                    </a:prstGeom>
                    <a:ln>
                      <a:noFill/>
                    </a:ln>
                    <a:extLst>
                      <a:ext uri="{53640926-AAD7-44D8-BBD7-CCE9431645EC}">
                        <a14:shadowObscured xmlns:a14="http://schemas.microsoft.com/office/drawing/2010/main"/>
                      </a:ext>
                    </a:extLst>
                  </pic:spPr>
                </pic:pic>
              </a:graphicData>
            </a:graphic>
          </wp:inline>
        </w:drawing>
      </w:r>
    </w:p>
    <w:p w14:paraId="7EF0A72D" w14:textId="60071314" w:rsidR="00CE1BA9" w:rsidRPr="00CE1BA9" w:rsidRDefault="00CE1BA9">
      <w:pPr>
        <w:pStyle w:val="ListParagraph"/>
        <w:numPr>
          <w:ilvl w:val="0"/>
          <w:numId w:val="19"/>
        </w:numPr>
        <w:spacing w:after="120"/>
        <w:ind w:left="357" w:hanging="357"/>
        <w:jc w:val="both"/>
        <w:rPr>
          <w:rFonts w:ascii="Garamond" w:hAnsi="Garamond" w:cs="Didot"/>
          <w:lang w:val="en-US"/>
        </w:rPr>
        <w:pPrChange w:id="620" w:author="Abdelkarim Erradi" w:date="2023-11-12T23:05:00Z">
          <w:pPr>
            <w:pStyle w:val="ListParagraph"/>
            <w:numPr>
              <w:numId w:val="19"/>
            </w:numPr>
            <w:spacing w:before="120" w:after="60"/>
            <w:ind w:left="360" w:hanging="360"/>
            <w:jc w:val="both"/>
          </w:pPr>
        </w:pPrChange>
      </w:pPr>
      <w:r>
        <w:rPr>
          <w:rFonts w:ascii="Garamond" w:hAnsi="Garamond" w:cs="Didot"/>
        </w:rPr>
        <w:t xml:space="preserve">Create a new </w:t>
      </w:r>
      <w:r w:rsidR="003A0C79" w:rsidRPr="00CE1BA9">
        <w:rPr>
          <w:rFonts w:ascii="Garamond" w:hAnsi="Garamond" w:cs="Didot"/>
          <w:b/>
          <w:bCs/>
          <w:lang w:val="en-US"/>
        </w:rPr>
        <w:t>ProjectWithTodos</w:t>
      </w:r>
      <w:r w:rsidR="003A0C79">
        <w:rPr>
          <w:rFonts w:ascii="Garamond" w:hAnsi="Garamond" w:cs="Didot"/>
        </w:rPr>
        <w:t xml:space="preserve"> </w:t>
      </w:r>
      <w:r>
        <w:rPr>
          <w:rFonts w:ascii="Garamond" w:hAnsi="Garamond" w:cs="Didot"/>
        </w:rPr>
        <w:t xml:space="preserve">data class </w:t>
      </w:r>
    </w:p>
    <w:p w14:paraId="131B8226" w14:textId="73F1F1D2" w:rsidR="00CE1BA9" w:rsidRPr="00CE1BA9" w:rsidRDefault="00CE1BA9">
      <w:pPr>
        <w:pStyle w:val="ListParagraph"/>
        <w:numPr>
          <w:ilvl w:val="0"/>
          <w:numId w:val="19"/>
        </w:numPr>
        <w:spacing w:after="120"/>
        <w:ind w:left="357" w:hanging="357"/>
        <w:jc w:val="both"/>
        <w:rPr>
          <w:rFonts w:ascii="Garamond" w:hAnsi="Garamond" w:cs="Didot"/>
        </w:rPr>
        <w:pPrChange w:id="621" w:author="Abdelkarim Erradi" w:date="2023-11-12T23:05:00Z">
          <w:pPr>
            <w:pStyle w:val="ListParagraph"/>
            <w:numPr>
              <w:numId w:val="19"/>
            </w:numPr>
            <w:spacing w:before="120" w:after="60"/>
            <w:ind w:left="360" w:hanging="360"/>
            <w:jc w:val="both"/>
          </w:pPr>
        </w:pPrChange>
      </w:pPr>
      <w:r w:rsidRPr="00CE1BA9">
        <w:rPr>
          <w:rFonts w:ascii="Garamond" w:hAnsi="Garamond" w:cs="Didot"/>
        </w:rPr>
        <w:t xml:space="preserve">Under the class create two properties. A project property of type Project and another list </w:t>
      </w:r>
      <w:r w:rsidR="008E494A">
        <w:rPr>
          <w:rFonts w:ascii="Garamond" w:hAnsi="Garamond" w:cs="Didot"/>
        </w:rPr>
        <w:t>property</w:t>
      </w:r>
      <w:r w:rsidRPr="00CE1BA9">
        <w:rPr>
          <w:rFonts w:ascii="Garamond" w:hAnsi="Garamond" w:cs="Didot"/>
        </w:rPr>
        <w:t xml:space="preserve"> of type Todo named todos. </w:t>
      </w:r>
    </w:p>
    <w:p w14:paraId="17238864" w14:textId="23D6FC5A" w:rsidR="00CE1BA9" w:rsidRPr="00CE1BA9" w:rsidRDefault="00CE1BA9">
      <w:pPr>
        <w:pStyle w:val="ListParagraph"/>
        <w:numPr>
          <w:ilvl w:val="0"/>
          <w:numId w:val="19"/>
        </w:numPr>
        <w:spacing w:after="120"/>
        <w:ind w:left="357" w:hanging="357"/>
        <w:jc w:val="both"/>
        <w:rPr>
          <w:rFonts w:ascii="Garamond" w:hAnsi="Garamond" w:cs="Didot"/>
        </w:rPr>
        <w:pPrChange w:id="622" w:author="Abdelkarim Erradi" w:date="2023-11-12T23:05:00Z">
          <w:pPr>
            <w:pStyle w:val="ListParagraph"/>
            <w:numPr>
              <w:numId w:val="19"/>
            </w:numPr>
            <w:spacing w:before="120" w:after="60"/>
            <w:ind w:left="360" w:hanging="360"/>
            <w:jc w:val="both"/>
          </w:pPr>
        </w:pPrChange>
      </w:pPr>
      <w:bookmarkStart w:id="623" w:name="OLE_LINK119"/>
      <w:bookmarkStart w:id="624" w:name="OLE_LINK120"/>
      <w:r>
        <w:rPr>
          <w:rFonts w:ascii="Garamond" w:hAnsi="Garamond" w:cs="Didot"/>
        </w:rPr>
        <w:t xml:space="preserve">Annotate </w:t>
      </w:r>
      <w:bookmarkEnd w:id="623"/>
      <w:bookmarkEnd w:id="624"/>
      <w:r>
        <w:rPr>
          <w:rFonts w:ascii="Garamond" w:hAnsi="Garamond" w:cs="Didot"/>
        </w:rPr>
        <w:t xml:space="preserve">the project property with </w:t>
      </w:r>
      <w:r w:rsidRPr="00CE1BA9">
        <w:rPr>
          <w:rFonts w:ascii="Menlo" w:hAnsi="Menlo" w:cs="Menlo"/>
          <w:color w:val="9E880D"/>
          <w:sz w:val="18"/>
          <w:szCs w:val="18"/>
        </w:rPr>
        <w:t xml:space="preserve">@Embedded </w:t>
      </w:r>
      <w:r w:rsidRPr="00CE1BA9">
        <w:rPr>
          <w:rFonts w:ascii="Menlo" w:hAnsi="Menlo" w:cs="Menlo"/>
          <w:color w:val="0033B3"/>
          <w:sz w:val="18"/>
          <w:szCs w:val="18"/>
        </w:rPr>
        <w:t xml:space="preserve">val </w:t>
      </w:r>
      <w:r w:rsidRPr="00CE1BA9">
        <w:rPr>
          <w:rFonts w:ascii="Menlo" w:hAnsi="Menlo" w:cs="Menlo"/>
          <w:color w:val="871094"/>
          <w:sz w:val="18"/>
          <w:szCs w:val="18"/>
        </w:rPr>
        <w:t>project</w:t>
      </w:r>
      <w:r w:rsidRPr="00CE1BA9">
        <w:rPr>
          <w:rFonts w:ascii="Menlo" w:hAnsi="Menlo" w:cs="Menlo"/>
          <w:color w:val="080808"/>
          <w:sz w:val="18"/>
          <w:szCs w:val="18"/>
        </w:rPr>
        <w:t xml:space="preserve">: </w:t>
      </w:r>
      <w:r w:rsidRPr="00CE1BA9">
        <w:rPr>
          <w:rFonts w:ascii="Menlo" w:hAnsi="Menlo" w:cs="Menlo"/>
          <w:color w:val="000000"/>
          <w:sz w:val="18"/>
          <w:szCs w:val="18"/>
        </w:rPr>
        <w:t>Project</w:t>
      </w:r>
    </w:p>
    <w:p w14:paraId="5497EADD" w14:textId="0C526ABC" w:rsidR="00CE1BA9" w:rsidRPr="00163175" w:rsidRDefault="00CE1BA9">
      <w:pPr>
        <w:pStyle w:val="ListParagraph"/>
        <w:numPr>
          <w:ilvl w:val="0"/>
          <w:numId w:val="19"/>
        </w:numPr>
        <w:spacing w:after="120"/>
        <w:ind w:left="357" w:hanging="357"/>
        <w:pPrChange w:id="625" w:author="Abdelkarim Erradi" w:date="2023-11-12T23:05:00Z">
          <w:pPr>
            <w:pStyle w:val="ListParagraph"/>
            <w:numPr>
              <w:numId w:val="19"/>
            </w:numPr>
            <w:ind w:left="360" w:hanging="360"/>
          </w:pPr>
        </w:pPrChange>
      </w:pPr>
      <w:r>
        <w:rPr>
          <w:rFonts w:ascii="Garamond" w:hAnsi="Garamond" w:cs="Didot"/>
        </w:rPr>
        <w:t xml:space="preserve">Annotate the todos property with </w:t>
      </w:r>
      <w:r w:rsidRPr="00CE1BA9">
        <w:rPr>
          <w:rFonts w:ascii="Menlo" w:hAnsi="Menlo" w:cs="Menlo"/>
          <w:color w:val="9E880D"/>
          <w:sz w:val="18"/>
          <w:szCs w:val="18"/>
        </w:rPr>
        <w:t>@Relation</w:t>
      </w:r>
      <w:r w:rsidRPr="00CE1BA9">
        <w:rPr>
          <w:rFonts w:ascii="Menlo" w:hAnsi="Menlo" w:cs="Menlo"/>
          <w:color w:val="080808"/>
          <w:sz w:val="18"/>
          <w:szCs w:val="18"/>
        </w:rPr>
        <w:t xml:space="preserve">(parentColumn = </w:t>
      </w:r>
      <w:r w:rsidRPr="00CE1BA9">
        <w:rPr>
          <w:rFonts w:ascii="Menlo" w:hAnsi="Menlo" w:cs="Menlo"/>
          <w:color w:val="067D17"/>
          <w:sz w:val="18"/>
          <w:szCs w:val="18"/>
        </w:rPr>
        <w:t>"id"</w:t>
      </w:r>
      <w:r w:rsidRPr="00CE1BA9">
        <w:rPr>
          <w:rFonts w:ascii="Menlo" w:hAnsi="Menlo" w:cs="Menlo"/>
          <w:color w:val="080808"/>
          <w:sz w:val="18"/>
          <w:szCs w:val="18"/>
        </w:rPr>
        <w:t xml:space="preserve">, entityColumn = </w:t>
      </w:r>
      <w:r w:rsidRPr="00CE1BA9">
        <w:rPr>
          <w:rFonts w:ascii="Menlo" w:hAnsi="Menlo" w:cs="Menlo"/>
          <w:color w:val="067D17"/>
          <w:sz w:val="18"/>
          <w:szCs w:val="18"/>
        </w:rPr>
        <w:t>"pid"</w:t>
      </w:r>
      <w:r w:rsidRPr="00CE1BA9">
        <w:rPr>
          <w:rFonts w:ascii="Menlo" w:hAnsi="Menlo" w:cs="Menlo"/>
          <w:color w:val="080808"/>
          <w:sz w:val="18"/>
          <w:szCs w:val="18"/>
        </w:rPr>
        <w:t>)</w:t>
      </w:r>
    </w:p>
    <w:p w14:paraId="2F163B1F" w14:textId="5C53D730" w:rsidR="00C93810" w:rsidRDefault="003A0C79">
      <w:pPr>
        <w:pStyle w:val="ListParagraph"/>
        <w:numPr>
          <w:ilvl w:val="0"/>
          <w:numId w:val="19"/>
        </w:numPr>
        <w:spacing w:after="120"/>
        <w:ind w:left="357" w:hanging="357"/>
        <w:rPr>
          <w:rFonts w:ascii="Garamond" w:hAnsi="Garamond" w:cs="Didot"/>
        </w:rPr>
        <w:pPrChange w:id="626" w:author="Abdelkarim Erradi" w:date="2023-11-12T23:05:00Z">
          <w:pPr>
            <w:pStyle w:val="ListParagraph"/>
            <w:numPr>
              <w:numId w:val="19"/>
            </w:numPr>
            <w:ind w:left="360" w:hanging="360"/>
          </w:pPr>
        </w:pPrChange>
      </w:pPr>
      <w:r>
        <w:rPr>
          <w:rFonts w:ascii="Garamond" w:hAnsi="Garamond" w:cs="Didot"/>
        </w:rPr>
        <w:t>Add</w:t>
      </w:r>
      <w:r w:rsidRPr="00163175">
        <w:rPr>
          <w:rFonts w:ascii="Garamond" w:hAnsi="Garamond" w:cs="Didot"/>
        </w:rPr>
        <w:t xml:space="preserve"> </w:t>
      </w:r>
      <w:r w:rsidRPr="003A0C79">
        <w:rPr>
          <w:rFonts w:ascii="Menlo" w:hAnsi="Menlo" w:cs="Menlo"/>
          <w:color w:val="00627A"/>
          <w:sz w:val="18"/>
          <w:szCs w:val="18"/>
        </w:rPr>
        <w:t xml:space="preserve"> </w:t>
      </w:r>
      <w:r w:rsidRPr="00C93810">
        <w:rPr>
          <w:rFonts w:ascii="Menlo" w:hAnsi="Menlo" w:cs="Menlo"/>
          <w:color w:val="00627A"/>
          <w:sz w:val="18"/>
          <w:szCs w:val="18"/>
        </w:rPr>
        <w:t>getProjectWithTodos</w:t>
      </w:r>
      <w:r>
        <w:rPr>
          <w:rFonts w:ascii="Menlo" w:hAnsi="Menlo" w:cs="Menlo"/>
          <w:color w:val="00627A"/>
          <w:sz w:val="18"/>
          <w:szCs w:val="18"/>
        </w:rPr>
        <w:t xml:space="preserve"> </w:t>
      </w:r>
      <w:r>
        <w:rPr>
          <w:rFonts w:ascii="Garamond" w:hAnsi="Garamond" w:cs="Didot"/>
        </w:rPr>
        <w:t xml:space="preserve">to </w:t>
      </w:r>
      <w:r w:rsidR="00163175" w:rsidRPr="00163175">
        <w:rPr>
          <w:rFonts w:ascii="Garamond" w:hAnsi="Garamond" w:cs="Didot"/>
        </w:rPr>
        <w:t xml:space="preserve">TodoDAO class </w:t>
      </w:r>
      <w:r w:rsidR="00163175">
        <w:rPr>
          <w:rFonts w:ascii="Garamond" w:hAnsi="Garamond" w:cs="Didot"/>
        </w:rPr>
        <w:t>to get all the project</w:t>
      </w:r>
      <w:r>
        <w:rPr>
          <w:rFonts w:ascii="Garamond" w:hAnsi="Garamond" w:cs="Didot"/>
        </w:rPr>
        <w:t>s</w:t>
      </w:r>
      <w:r w:rsidR="00163175">
        <w:rPr>
          <w:rFonts w:ascii="Garamond" w:hAnsi="Garamond" w:cs="Didot"/>
        </w:rPr>
        <w:t xml:space="preserve"> with their to-dos</w:t>
      </w:r>
      <w:r>
        <w:rPr>
          <w:rFonts w:ascii="Garamond" w:hAnsi="Garamond" w:cs="Didot"/>
        </w:rPr>
        <w:t xml:space="preserve">. </w:t>
      </w:r>
      <w:r w:rsidR="00C93810">
        <w:rPr>
          <w:rFonts w:ascii="Garamond" w:hAnsi="Garamond" w:cs="Didot"/>
        </w:rPr>
        <w:t xml:space="preserve">Make sure you add @Transaction as this </w:t>
      </w:r>
      <w:r>
        <w:rPr>
          <w:rFonts w:ascii="Garamond" w:hAnsi="Garamond" w:cs="Didot"/>
        </w:rPr>
        <w:t>method will run</w:t>
      </w:r>
      <w:r w:rsidR="00C93810">
        <w:rPr>
          <w:rFonts w:ascii="Garamond" w:hAnsi="Garamond" w:cs="Didot"/>
        </w:rPr>
        <w:t xml:space="preserve"> multiple </w:t>
      </w:r>
      <w:r w:rsidR="008E494A">
        <w:rPr>
          <w:rFonts w:ascii="Garamond" w:hAnsi="Garamond" w:cs="Didot"/>
        </w:rPr>
        <w:t>SQL</w:t>
      </w:r>
      <w:r w:rsidR="00C93810">
        <w:rPr>
          <w:rFonts w:ascii="Garamond" w:hAnsi="Garamond" w:cs="Didot"/>
        </w:rPr>
        <w:t xml:space="preserve"> statements</w:t>
      </w:r>
      <w:r>
        <w:rPr>
          <w:rFonts w:ascii="Garamond" w:hAnsi="Garamond" w:cs="Didot"/>
        </w:rPr>
        <w:t>. @Transaction will ensure that all of them are executed as one unit of work.</w:t>
      </w:r>
    </w:p>
    <w:p w14:paraId="04EDF4AE" w14:textId="1D44AC63" w:rsidR="00C93810" w:rsidRPr="00C93810" w:rsidRDefault="00C93810" w:rsidP="00C93810">
      <w:pPr>
        <w:pStyle w:val="ListParagraph"/>
        <w:ind w:left="360"/>
        <w:rPr>
          <w:del w:id="627" w:author="Abdelkarim Erradi" w:date="2023-11-12T21:21:00Z"/>
          <w:rFonts w:ascii="Garamond" w:hAnsi="Garamond" w:cs="Didot"/>
        </w:rPr>
      </w:pPr>
    </w:p>
    <w:p w14:paraId="058B9FA1" w14:textId="77777777" w:rsidR="00C93810" w:rsidRPr="00C93810" w:rsidRDefault="00C93810" w:rsidP="00C93810">
      <w:pPr>
        <w:pStyle w:val="HTMLPreformatted"/>
        <w:shd w:val="clear" w:color="auto" w:fill="FFFFFF"/>
        <w:ind w:left="360"/>
        <w:rPr>
          <w:rFonts w:ascii="Menlo" w:hAnsi="Menlo" w:cs="Menlo"/>
          <w:color w:val="080808"/>
          <w:sz w:val="18"/>
          <w:szCs w:val="18"/>
        </w:rPr>
      </w:pPr>
      <w:r w:rsidRPr="00C93810">
        <w:rPr>
          <w:rFonts w:ascii="Menlo" w:hAnsi="Menlo" w:cs="Menlo"/>
          <w:color w:val="9E880D"/>
          <w:sz w:val="18"/>
          <w:szCs w:val="18"/>
        </w:rPr>
        <w:t>@Transaction</w:t>
      </w:r>
      <w:r w:rsidRPr="00C93810">
        <w:rPr>
          <w:rFonts w:ascii="Menlo" w:hAnsi="Menlo" w:cs="Menlo"/>
          <w:color w:val="9E880D"/>
          <w:sz w:val="18"/>
          <w:szCs w:val="18"/>
        </w:rPr>
        <w:br/>
        <w:t xml:space="preserve">@Query </w:t>
      </w:r>
      <w:r w:rsidRPr="00C93810">
        <w:rPr>
          <w:rFonts w:ascii="Menlo" w:hAnsi="Menlo" w:cs="Menlo"/>
          <w:color w:val="080808"/>
          <w:sz w:val="18"/>
          <w:szCs w:val="18"/>
        </w:rPr>
        <w:t>(</w:t>
      </w:r>
      <w:r w:rsidRPr="00C93810">
        <w:rPr>
          <w:rFonts w:ascii="Menlo" w:hAnsi="Menlo" w:cs="Menlo"/>
          <w:color w:val="067D17"/>
          <w:sz w:val="18"/>
          <w:szCs w:val="18"/>
        </w:rPr>
        <w:t>"SELECT * FROM Project"</w:t>
      </w:r>
      <w:r w:rsidRPr="00C93810">
        <w:rPr>
          <w:rFonts w:ascii="Menlo" w:hAnsi="Menlo" w:cs="Menlo"/>
          <w:color w:val="080808"/>
          <w:sz w:val="18"/>
          <w:szCs w:val="18"/>
        </w:rPr>
        <w:t>)</w:t>
      </w:r>
      <w:r w:rsidRPr="00C93810">
        <w:rPr>
          <w:rFonts w:ascii="Menlo" w:hAnsi="Menlo" w:cs="Menlo"/>
          <w:color w:val="080808"/>
          <w:sz w:val="18"/>
          <w:szCs w:val="18"/>
        </w:rPr>
        <w:br/>
      </w:r>
      <w:r w:rsidRPr="00C93810">
        <w:rPr>
          <w:rFonts w:ascii="Menlo" w:hAnsi="Menlo" w:cs="Menlo"/>
          <w:color w:val="0033B3"/>
          <w:sz w:val="18"/>
          <w:szCs w:val="18"/>
        </w:rPr>
        <w:t xml:space="preserve">suspend fun </w:t>
      </w:r>
      <w:r w:rsidRPr="00C93810">
        <w:rPr>
          <w:rFonts w:ascii="Menlo" w:hAnsi="Menlo" w:cs="Menlo"/>
          <w:color w:val="00627A"/>
          <w:sz w:val="18"/>
          <w:szCs w:val="18"/>
        </w:rPr>
        <w:t>getProjectWithTodos</w:t>
      </w:r>
      <w:r w:rsidRPr="00C93810">
        <w:rPr>
          <w:rFonts w:ascii="Menlo" w:hAnsi="Menlo" w:cs="Menlo"/>
          <w:color w:val="080808"/>
          <w:sz w:val="18"/>
          <w:szCs w:val="18"/>
        </w:rPr>
        <w:t xml:space="preserve">(): </w:t>
      </w:r>
      <w:r w:rsidRPr="00C93810">
        <w:rPr>
          <w:rFonts w:ascii="Menlo" w:hAnsi="Menlo" w:cs="Menlo"/>
          <w:color w:val="000000"/>
          <w:sz w:val="18"/>
          <w:szCs w:val="18"/>
        </w:rPr>
        <w:t>List</w:t>
      </w:r>
      <w:r w:rsidRPr="00C93810">
        <w:rPr>
          <w:rFonts w:ascii="Menlo" w:hAnsi="Menlo" w:cs="Menlo"/>
          <w:color w:val="080808"/>
          <w:sz w:val="18"/>
          <w:szCs w:val="18"/>
        </w:rPr>
        <w:t>&lt;</w:t>
      </w:r>
      <w:r w:rsidRPr="00C93810">
        <w:rPr>
          <w:rFonts w:ascii="Menlo" w:hAnsi="Menlo" w:cs="Menlo"/>
          <w:color w:val="000000"/>
          <w:sz w:val="18"/>
          <w:szCs w:val="18"/>
        </w:rPr>
        <w:t>ProjectWithTodos</w:t>
      </w:r>
      <w:r w:rsidRPr="00C93810">
        <w:rPr>
          <w:rFonts w:ascii="Menlo" w:hAnsi="Menlo" w:cs="Menlo"/>
          <w:color w:val="080808"/>
          <w:sz w:val="18"/>
          <w:szCs w:val="18"/>
        </w:rPr>
        <w:t>&gt;</w:t>
      </w:r>
    </w:p>
    <w:bookmarkEnd w:id="603"/>
    <w:bookmarkEnd w:id="604"/>
    <w:p w14:paraId="39470052" w14:textId="77777777" w:rsidR="003C60B2" w:rsidRDefault="003C60B2" w:rsidP="00285447">
      <w:pPr>
        <w:contextualSpacing/>
        <w:jc w:val="both"/>
        <w:rPr>
          <w:rFonts w:ascii="Garamond" w:hAnsi="Garamond" w:cs="Didot"/>
          <w:b/>
          <w:bCs/>
          <w:sz w:val="30"/>
          <w:szCs w:val="30"/>
          <w:u w:val="single"/>
        </w:rPr>
      </w:pPr>
    </w:p>
    <w:p w14:paraId="18880224" w14:textId="229919CA" w:rsidR="001C498B" w:rsidRPr="00676B60" w:rsidRDefault="001C498B">
      <w:pPr>
        <w:rPr>
          <w:del w:id="628" w:author="Abdelkarim Erradi" w:date="2023-11-12T21:15:00Z"/>
          <w:rFonts w:ascii="Garamond" w:hAnsi="Garamond" w:cs="Didot"/>
          <w:b/>
          <w:bCs/>
          <w:color w:val="2F5496" w:themeColor="accent1" w:themeShade="BF"/>
          <w:sz w:val="30"/>
          <w:szCs w:val="30"/>
          <w:rPrChange w:id="629" w:author="Abdelkarim Erradi" w:date="2023-11-12T23:05:00Z">
            <w:rPr>
              <w:del w:id="630" w:author="Abdelkarim Erradi" w:date="2023-11-12T21:15:00Z"/>
              <w:rFonts w:ascii="Garamond" w:hAnsi="Garamond" w:cs="Didot"/>
              <w:b/>
              <w:bCs/>
              <w:sz w:val="30"/>
              <w:szCs w:val="30"/>
              <w:u w:val="single"/>
            </w:rPr>
          </w:rPrChange>
        </w:rPr>
      </w:pPr>
      <w:del w:id="631" w:author="Abdelkarim Erradi" w:date="2023-11-12T21:15:00Z">
        <w:r w:rsidRPr="00676B60">
          <w:rPr>
            <w:rFonts w:ascii="Garamond" w:hAnsi="Garamond" w:cs="Didot"/>
            <w:b/>
            <w:bCs/>
            <w:color w:val="2F5496" w:themeColor="accent1" w:themeShade="BF"/>
            <w:sz w:val="30"/>
            <w:szCs w:val="30"/>
            <w:rPrChange w:id="632" w:author="Abdelkarim Erradi" w:date="2023-11-12T23:05:00Z">
              <w:rPr>
                <w:rFonts w:ascii="Garamond" w:hAnsi="Garamond" w:cs="Didot"/>
                <w:b/>
                <w:bCs/>
                <w:sz w:val="30"/>
                <w:szCs w:val="30"/>
                <w:u w:val="single"/>
              </w:rPr>
            </w:rPrChange>
          </w:rPr>
          <w:br w:type="page"/>
        </w:r>
      </w:del>
    </w:p>
    <w:p w14:paraId="19A3AE2C" w14:textId="60AC7A76" w:rsidR="00285447" w:rsidRPr="00676B60" w:rsidRDefault="00285447">
      <w:pPr>
        <w:pStyle w:val="ListParagraph"/>
        <w:numPr>
          <w:ilvl w:val="0"/>
          <w:numId w:val="21"/>
        </w:numPr>
        <w:spacing w:before="240" w:after="120"/>
        <w:ind w:left="714" w:hanging="357"/>
        <w:jc w:val="both"/>
        <w:rPr>
          <w:rFonts w:ascii="Garamond" w:hAnsi="Garamond" w:cs="Didot"/>
          <w:b/>
          <w:bCs/>
          <w:color w:val="2F5496" w:themeColor="accent1" w:themeShade="BF"/>
          <w:sz w:val="30"/>
          <w:szCs w:val="30"/>
          <w:rPrChange w:id="633" w:author="Abdelkarim Erradi" w:date="2023-11-12T23:05:00Z">
            <w:rPr>
              <w:rFonts w:ascii="Garamond" w:hAnsi="Garamond" w:cs="Didot"/>
              <w:b/>
              <w:bCs/>
              <w:sz w:val="30"/>
              <w:szCs w:val="30"/>
              <w:u w:val="single"/>
            </w:rPr>
          </w:rPrChange>
        </w:rPr>
        <w:pPrChange w:id="634" w:author="Abdelkarim Erradi" w:date="2023-11-12T23:05:00Z">
          <w:pPr>
            <w:contextualSpacing/>
            <w:jc w:val="both"/>
          </w:pPr>
        </w:pPrChange>
      </w:pPr>
      <w:del w:id="635" w:author="Abdelkarim Erradi" w:date="2023-11-12T21:16:00Z">
        <w:r w:rsidRPr="00676B60">
          <w:rPr>
            <w:rFonts w:ascii="Garamond" w:hAnsi="Garamond" w:cs="Didot"/>
            <w:b/>
            <w:bCs/>
            <w:color w:val="2F5496" w:themeColor="accent1" w:themeShade="BF"/>
            <w:sz w:val="30"/>
            <w:szCs w:val="30"/>
            <w:rPrChange w:id="636" w:author="Abdelkarim Erradi" w:date="2023-11-12T23:05:00Z">
              <w:rPr>
                <w:rFonts w:ascii="Garamond" w:hAnsi="Garamond" w:cs="Didot"/>
                <w:b/>
                <w:bCs/>
                <w:sz w:val="30"/>
                <w:szCs w:val="30"/>
                <w:u w:val="single"/>
              </w:rPr>
            </w:rPrChange>
          </w:rPr>
          <w:delText xml:space="preserve">Task  </w:delText>
        </w:r>
        <w:r w:rsidR="003C60B2" w:rsidRPr="00676B60">
          <w:rPr>
            <w:rFonts w:ascii="Garamond" w:hAnsi="Garamond" w:cs="Didot"/>
            <w:b/>
            <w:bCs/>
            <w:color w:val="2F5496" w:themeColor="accent1" w:themeShade="BF"/>
            <w:sz w:val="30"/>
            <w:szCs w:val="30"/>
            <w:rPrChange w:id="637" w:author="Abdelkarim Erradi" w:date="2023-11-12T23:05:00Z">
              <w:rPr>
                <w:rFonts w:ascii="Garamond" w:hAnsi="Garamond" w:cs="Didot"/>
                <w:b/>
                <w:bCs/>
                <w:sz w:val="30"/>
                <w:szCs w:val="30"/>
                <w:u w:val="single"/>
              </w:rPr>
            </w:rPrChange>
          </w:rPr>
          <w:delText>7</w:delText>
        </w:r>
        <w:r w:rsidRPr="00676B60">
          <w:rPr>
            <w:rFonts w:ascii="Garamond" w:hAnsi="Garamond" w:cs="Didot"/>
            <w:b/>
            <w:bCs/>
            <w:color w:val="2F5496" w:themeColor="accent1" w:themeShade="BF"/>
            <w:sz w:val="30"/>
            <w:szCs w:val="30"/>
            <w:rPrChange w:id="638" w:author="Abdelkarim Erradi" w:date="2023-11-12T23:05:00Z">
              <w:rPr>
                <w:rFonts w:ascii="Garamond" w:hAnsi="Garamond" w:cs="Didot"/>
                <w:b/>
                <w:bCs/>
                <w:sz w:val="30"/>
                <w:szCs w:val="30"/>
                <w:u w:val="single"/>
              </w:rPr>
            </w:rPrChange>
          </w:rPr>
          <w:delText xml:space="preserve">: </w:delText>
        </w:r>
      </w:del>
      <w:r w:rsidRPr="00676B60">
        <w:rPr>
          <w:rFonts w:ascii="Garamond" w:hAnsi="Garamond" w:cs="Didot"/>
          <w:b/>
          <w:bCs/>
          <w:color w:val="2F5496" w:themeColor="accent1" w:themeShade="BF"/>
          <w:sz w:val="30"/>
          <w:szCs w:val="30"/>
          <w:rPrChange w:id="639" w:author="Abdelkarim Erradi" w:date="2023-11-12T23:05:00Z">
            <w:rPr>
              <w:rFonts w:ascii="Garamond" w:hAnsi="Garamond" w:cs="Didot"/>
              <w:b/>
              <w:bCs/>
              <w:sz w:val="30"/>
              <w:szCs w:val="30"/>
              <w:u w:val="single"/>
            </w:rPr>
          </w:rPrChange>
        </w:rPr>
        <w:t>Test</w:t>
      </w:r>
      <w:del w:id="640" w:author="Abdelkarim Erradi" w:date="2023-11-12T21:16:00Z">
        <w:r w:rsidRPr="00676B60">
          <w:rPr>
            <w:rFonts w:ascii="Garamond" w:hAnsi="Garamond" w:cs="Didot"/>
            <w:b/>
            <w:bCs/>
            <w:color w:val="2F5496" w:themeColor="accent1" w:themeShade="BF"/>
            <w:sz w:val="30"/>
            <w:szCs w:val="30"/>
            <w:rPrChange w:id="641" w:author="Abdelkarim Erradi" w:date="2023-11-12T23:05:00Z">
              <w:rPr>
                <w:rFonts w:ascii="Garamond" w:hAnsi="Garamond" w:cs="Didot"/>
                <w:b/>
                <w:bCs/>
                <w:sz w:val="30"/>
                <w:szCs w:val="30"/>
                <w:u w:val="single"/>
              </w:rPr>
            </w:rPrChange>
          </w:rPr>
          <w:delText>ing</w:delText>
        </w:r>
      </w:del>
      <w:r w:rsidRPr="00676B60">
        <w:rPr>
          <w:rFonts w:ascii="Garamond" w:hAnsi="Garamond" w:cs="Didot"/>
          <w:b/>
          <w:bCs/>
          <w:color w:val="2F5496" w:themeColor="accent1" w:themeShade="BF"/>
          <w:sz w:val="30"/>
          <w:szCs w:val="30"/>
          <w:rPrChange w:id="642" w:author="Abdelkarim Erradi" w:date="2023-11-12T23:05:00Z">
            <w:rPr>
              <w:rFonts w:ascii="Garamond" w:hAnsi="Garamond" w:cs="Didot"/>
              <w:b/>
              <w:bCs/>
              <w:sz w:val="30"/>
              <w:szCs w:val="30"/>
              <w:u w:val="single"/>
            </w:rPr>
          </w:rPrChange>
        </w:rPr>
        <w:t xml:space="preserve"> the database queries using Database Inspector </w:t>
      </w:r>
    </w:p>
    <w:p w14:paraId="375D7FF6" w14:textId="78B7CC1A" w:rsidR="00285447" w:rsidRDefault="00285447" w:rsidP="00285447">
      <w:pPr>
        <w:rPr>
          <w:del w:id="643" w:author="Abdelkarim Erradi" w:date="2023-11-12T21:17:00Z"/>
        </w:rPr>
      </w:pPr>
    </w:p>
    <w:p w14:paraId="06D2C2E7" w14:textId="34388E4C" w:rsidR="00B47FA0" w:rsidRPr="003C60B2" w:rsidRDefault="00787B6B" w:rsidP="00B47FA0">
      <w:pPr>
        <w:rPr>
          <w:rFonts w:ascii="Garamond" w:hAnsi="Garamond" w:cs="Didot"/>
          <w:lang w:val="en-AU" w:eastAsia="en-AU"/>
        </w:rPr>
      </w:pPr>
      <w:r>
        <w:rPr>
          <w:noProof/>
        </w:rPr>
        <w:drawing>
          <wp:anchor distT="0" distB="0" distL="114300" distR="114300" simplePos="0" relativeHeight="251658249" behindDoc="0" locked="0" layoutInCell="1" allowOverlap="1" wp14:anchorId="57FAC385" wp14:editId="0AC8C26D">
            <wp:simplePos x="0" y="0"/>
            <wp:positionH relativeFrom="margin">
              <wp:align>left</wp:align>
            </wp:positionH>
            <wp:positionV relativeFrom="paragraph">
              <wp:posOffset>688975</wp:posOffset>
            </wp:positionV>
            <wp:extent cx="5911850" cy="3076575"/>
            <wp:effectExtent l="0" t="0" r="0" b="9525"/>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b="15589"/>
                    <a:stretch/>
                  </pic:blipFill>
                  <pic:spPr bwMode="auto">
                    <a:xfrm>
                      <a:off x="0" y="0"/>
                      <a:ext cx="59118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FA0">
        <w:rPr>
          <w:rFonts w:ascii="Garamond" w:hAnsi="Garamond" w:cs="Didot"/>
          <w:lang w:val="en-AU" w:eastAsia="en-AU"/>
        </w:rPr>
        <w:t xml:space="preserve">Test the app </w:t>
      </w:r>
      <w:ins w:id="644" w:author="Abdelkarim Erradi" w:date="2023-11-12T21:17:00Z">
        <w:r w:rsidR="00190DA9">
          <w:rPr>
            <w:rFonts w:ascii="Garamond" w:hAnsi="Garamond" w:cs="Didot"/>
            <w:lang w:val="en-AU" w:eastAsia="en-AU"/>
          </w:rPr>
          <w:t>queries</w:t>
        </w:r>
        <w:r w:rsidR="00B47FA0">
          <w:rPr>
            <w:rFonts w:ascii="Garamond" w:hAnsi="Garamond" w:cs="Didot"/>
            <w:lang w:val="en-AU" w:eastAsia="en-AU"/>
          </w:rPr>
          <w:t xml:space="preserve"> </w:t>
        </w:r>
      </w:ins>
      <w:r w:rsidR="00B47FA0">
        <w:rPr>
          <w:rFonts w:ascii="Garamond" w:hAnsi="Garamond" w:cs="Didot"/>
          <w:lang w:val="en-AU" w:eastAsia="en-AU"/>
        </w:rPr>
        <w:t xml:space="preserve">using </w:t>
      </w:r>
      <w:r w:rsidR="001C498B">
        <w:rPr>
          <w:rFonts w:ascii="Garamond" w:hAnsi="Garamond" w:cs="Didot"/>
          <w:lang w:val="en-AU" w:eastAsia="en-AU"/>
        </w:rPr>
        <w:t xml:space="preserve">Android Studio </w:t>
      </w:r>
      <w:r w:rsidR="001C498B" w:rsidRPr="0052778A">
        <w:rPr>
          <w:rFonts w:ascii="Garamond" w:hAnsi="Garamond" w:cs="Didot"/>
          <w:i/>
          <w:iCs/>
          <w:lang w:val="en-AU" w:eastAsia="en-AU"/>
        </w:rPr>
        <w:t>Database I</w:t>
      </w:r>
      <w:r w:rsidR="00B47FA0" w:rsidRPr="0052778A">
        <w:rPr>
          <w:rFonts w:ascii="Garamond" w:hAnsi="Garamond" w:cs="Didot"/>
          <w:i/>
          <w:iCs/>
          <w:lang w:val="en-AU" w:eastAsia="en-AU"/>
        </w:rPr>
        <w:t>nspector</w:t>
      </w:r>
      <w:r w:rsidR="00B47FA0">
        <w:rPr>
          <w:rFonts w:ascii="Garamond" w:hAnsi="Garamond" w:cs="Didot"/>
          <w:lang w:val="en-AU" w:eastAsia="en-AU"/>
        </w:rPr>
        <w:t xml:space="preserve">. </w:t>
      </w:r>
      <w:r w:rsidR="00B47FA0" w:rsidRPr="003C60B2">
        <w:rPr>
          <w:rFonts w:ascii="Garamond" w:hAnsi="Garamond" w:cs="Didot"/>
          <w:lang w:val="en-AU" w:eastAsia="en-AU"/>
        </w:rPr>
        <w:t xml:space="preserve">This helps </w:t>
      </w:r>
      <w:r w:rsidR="001C498B">
        <w:rPr>
          <w:rFonts w:ascii="Garamond" w:hAnsi="Garamond" w:cs="Didot"/>
          <w:lang w:val="en-AU" w:eastAsia="en-AU"/>
        </w:rPr>
        <w:t xml:space="preserve">you write and test your queries before using them in the DAOs. </w:t>
      </w:r>
      <w:r w:rsidR="00B47FA0">
        <w:rPr>
          <w:rFonts w:ascii="Garamond" w:hAnsi="Garamond" w:cs="Didot"/>
          <w:lang w:val="en-AU" w:eastAsia="en-AU"/>
        </w:rPr>
        <w:t xml:space="preserve">Try to run </w:t>
      </w:r>
      <w:r w:rsidR="001C498B" w:rsidRPr="003C60B2">
        <w:rPr>
          <w:rFonts w:ascii="Garamond" w:hAnsi="Garamond" w:cs="Didot"/>
          <w:lang w:val="en-AU" w:eastAsia="en-AU"/>
        </w:rPr>
        <w:t>all</w:t>
      </w:r>
      <w:r w:rsidR="00B47FA0" w:rsidRPr="003C60B2">
        <w:rPr>
          <w:rFonts w:ascii="Garamond" w:hAnsi="Garamond" w:cs="Didot"/>
          <w:lang w:val="en-AU" w:eastAsia="en-AU"/>
        </w:rPr>
        <w:t xml:space="preserve"> the queries </w:t>
      </w:r>
      <w:r w:rsidR="001C498B">
        <w:rPr>
          <w:rFonts w:ascii="Garamond" w:hAnsi="Garamond" w:cs="Didot"/>
          <w:lang w:val="en-AU" w:eastAsia="en-AU"/>
        </w:rPr>
        <w:t xml:space="preserve">used </w:t>
      </w:r>
      <w:r w:rsidR="00B47FA0" w:rsidRPr="003C60B2">
        <w:rPr>
          <w:rFonts w:ascii="Garamond" w:hAnsi="Garamond" w:cs="Didot"/>
          <w:lang w:val="en-AU" w:eastAsia="en-AU"/>
        </w:rPr>
        <w:t>the DAOs</w:t>
      </w:r>
      <w:r w:rsidR="00B47FA0">
        <w:rPr>
          <w:rFonts w:ascii="Garamond" w:hAnsi="Garamond" w:cs="Didot"/>
          <w:lang w:val="en-AU" w:eastAsia="en-AU"/>
        </w:rPr>
        <w:t xml:space="preserve"> interface.</w:t>
      </w:r>
      <w:r w:rsidR="007838EC">
        <w:rPr>
          <w:rFonts w:ascii="Garamond" w:hAnsi="Garamond" w:cs="Didot"/>
          <w:lang w:val="en-AU" w:eastAsia="en-AU"/>
        </w:rPr>
        <w:t xml:space="preserve"> Try other queries that we did not implement.</w:t>
      </w:r>
    </w:p>
    <w:p w14:paraId="0B7446F4" w14:textId="5CD3CA55" w:rsidR="00B47FA0" w:rsidRDefault="00B47FA0" w:rsidP="00285447"/>
    <w:p w14:paraId="26CC3825" w14:textId="7349D3AD" w:rsidR="00A54D5B" w:rsidRDefault="00A54D5B">
      <w:r>
        <w:br/>
      </w:r>
      <w:r>
        <w:rPr>
          <w:noProof/>
        </w:rPr>
        <w:drawing>
          <wp:anchor distT="0" distB="0" distL="114300" distR="114300" simplePos="0" relativeHeight="251658248" behindDoc="0" locked="0" layoutInCell="1" allowOverlap="1" wp14:anchorId="623DD220" wp14:editId="0D6425F0">
            <wp:simplePos x="0" y="0"/>
            <wp:positionH relativeFrom="margin">
              <wp:posOffset>0</wp:posOffset>
            </wp:positionH>
            <wp:positionV relativeFrom="paragraph">
              <wp:posOffset>351790</wp:posOffset>
            </wp:positionV>
            <wp:extent cx="5895975" cy="3265170"/>
            <wp:effectExtent l="0" t="0" r="9525" b="0"/>
            <wp:wrapTopAndBottom/>
            <wp:docPr id="1952109299" name="Picture 19521092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5975" cy="3265170"/>
                    </a:xfrm>
                    <a:prstGeom prst="rect">
                      <a:avLst/>
                    </a:prstGeom>
                  </pic:spPr>
                </pic:pic>
              </a:graphicData>
            </a:graphic>
            <wp14:sizeRelH relativeFrom="page">
              <wp14:pctWidth>0</wp14:pctWidth>
            </wp14:sizeRelH>
            <wp14:sizeRelV relativeFrom="page">
              <wp14:pctHeight>0</wp14:pctHeight>
            </wp14:sizeRelV>
          </wp:anchor>
        </w:drawing>
      </w:r>
    </w:p>
    <w:p w14:paraId="4A136AAB" w14:textId="77777777" w:rsidR="00A54D5B" w:rsidRDefault="00A54D5B"/>
    <w:p w14:paraId="33A364B8" w14:textId="409A11A3" w:rsidR="00A54D5B" w:rsidRDefault="00A54D5B" w:rsidP="00A54D5B">
      <w:pPr>
        <w:contextualSpacing/>
        <w:jc w:val="both"/>
        <w:rPr>
          <w:rFonts w:ascii="Garamond" w:hAnsi="Garamond" w:cs="Didot"/>
          <w:b/>
          <w:bCs/>
          <w:sz w:val="30"/>
          <w:szCs w:val="30"/>
          <w:u w:val="single"/>
        </w:rPr>
      </w:pPr>
      <w:commentRangeStart w:id="645"/>
      <w:r w:rsidRPr="00A54D5B">
        <w:rPr>
          <w:rFonts w:ascii="Garamond" w:hAnsi="Garamond" w:cs="Didot"/>
          <w:b/>
          <w:bCs/>
          <w:sz w:val="30"/>
          <w:szCs w:val="30"/>
          <w:u w:val="single"/>
        </w:rPr>
        <w:t xml:space="preserve"> </w:t>
      </w:r>
      <w:r>
        <w:rPr>
          <w:rFonts w:ascii="Garamond" w:hAnsi="Garamond" w:cs="Didot"/>
          <w:b/>
          <w:bCs/>
          <w:sz w:val="30"/>
          <w:szCs w:val="30"/>
          <w:u w:val="single"/>
        </w:rPr>
        <w:t>PART B: Implement</w:t>
      </w:r>
      <w:del w:id="646" w:author="Abdelkarim Erradi" w:date="2023-11-12T21:16:00Z">
        <w:r>
          <w:rPr>
            <w:rFonts w:ascii="Garamond" w:hAnsi="Garamond" w:cs="Didot"/>
            <w:b/>
            <w:bCs/>
            <w:sz w:val="30"/>
            <w:szCs w:val="30"/>
            <w:u w:val="single"/>
          </w:rPr>
          <w:delText>ing</w:delText>
        </w:r>
      </w:del>
      <w:r>
        <w:rPr>
          <w:rFonts w:ascii="Garamond" w:hAnsi="Garamond" w:cs="Didot"/>
          <w:b/>
          <w:bCs/>
          <w:sz w:val="30"/>
          <w:szCs w:val="30"/>
          <w:u w:val="single"/>
        </w:rPr>
        <w:t xml:space="preserve"> the Banking Apps Database</w:t>
      </w:r>
      <w:commentRangeEnd w:id="645"/>
      <w:r w:rsidR="00CE3697">
        <w:rPr>
          <w:rStyle w:val="CommentReference"/>
        </w:rPr>
        <w:commentReference w:id="645"/>
      </w:r>
    </w:p>
    <w:p w14:paraId="1E5BBFB6" w14:textId="77777777" w:rsidR="00A54D5B" w:rsidRDefault="00A54D5B" w:rsidP="00A54D5B">
      <w:pPr>
        <w:contextualSpacing/>
        <w:jc w:val="both"/>
        <w:rPr>
          <w:rFonts w:ascii="Garamond" w:hAnsi="Garamond" w:cs="Didot"/>
        </w:rPr>
      </w:pPr>
      <w:r>
        <w:rPr>
          <w:rFonts w:ascii="Garamond" w:hAnsi="Garamond" w:cs="Didot"/>
          <w:b/>
          <w:bCs/>
          <w:sz w:val="30"/>
          <w:szCs w:val="30"/>
          <w:u w:val="single"/>
        </w:rPr>
        <w:softHyphen/>
      </w:r>
      <w:r>
        <w:rPr>
          <w:rFonts w:ascii="Garamond" w:hAnsi="Garamond" w:cs="Didot"/>
          <w:b/>
          <w:bCs/>
          <w:sz w:val="30"/>
          <w:szCs w:val="30"/>
          <w:u w:val="single"/>
        </w:rPr>
        <w:softHyphen/>
      </w:r>
      <w:r>
        <w:rPr>
          <w:rFonts w:ascii="Garamond" w:hAnsi="Garamond" w:cs="Didot"/>
          <w:b/>
          <w:bCs/>
          <w:sz w:val="30"/>
          <w:szCs w:val="30"/>
          <w:u w:val="single"/>
        </w:rPr>
        <w:softHyphen/>
      </w:r>
    </w:p>
    <w:p w14:paraId="0AE5251A" w14:textId="59F350A9" w:rsidR="00A54D5B" w:rsidRDefault="00F45BA0" w:rsidP="00A54D5B">
      <w:r>
        <w:rPr>
          <w:rFonts w:ascii="Garamond" w:hAnsi="Garamond" w:cs="Didot"/>
        </w:rPr>
        <w:lastRenderedPageBreak/>
        <w:t>E</w:t>
      </w:r>
      <w:r w:rsidRPr="00F45BA0">
        <w:rPr>
          <w:rFonts w:ascii="Garamond" w:hAnsi="Garamond" w:cs="Didot"/>
        </w:rPr>
        <w:t>xtend the Banking App introduced in the previous week's implementation, which interacted with the Bank Web API. Enhance the app by incorporating data caching in the database. Consequently, only the QuBankService class in the repository should handle data updates in the database, avoiding direct communication with the view model.</w:t>
      </w:r>
      <w:ins w:id="647" w:author="Abdelkarim Erradi" w:date="2023-11-12T21:18:00Z">
        <w:r w:rsidR="00AF5CA9">
          <w:rPr>
            <w:rFonts w:ascii="Garamond" w:hAnsi="Garamond" w:cs="Didot"/>
          </w:rPr>
          <w:t xml:space="preserve"> </w:t>
        </w:r>
      </w:ins>
      <w:r w:rsidRPr="00F45BA0">
        <w:rPr>
          <w:rFonts w:ascii="Garamond" w:hAnsi="Garamond" w:cs="Didot"/>
        </w:rPr>
        <w:t xml:space="preserve">The </w:t>
      </w:r>
      <w:del w:id="648" w:author="Abdelkarim Erradi" w:date="2023-11-12T21:43:00Z">
        <w:r w:rsidRPr="00F45BA0">
          <w:rPr>
            <w:rFonts w:ascii="Garamond" w:hAnsi="Garamond" w:cs="Didot"/>
          </w:rPr>
          <w:delText>view model</w:delText>
        </w:r>
      </w:del>
      <w:ins w:id="649" w:author="Abdelkarim Erradi" w:date="2023-11-12T21:43:00Z">
        <w:r w:rsidR="00D74C3C">
          <w:rPr>
            <w:rFonts w:ascii="Garamond" w:hAnsi="Garamond" w:cs="Didot"/>
          </w:rPr>
          <w:t>ViewModel</w:t>
        </w:r>
      </w:ins>
      <w:r w:rsidRPr="00F45BA0">
        <w:rPr>
          <w:rFonts w:ascii="Garamond" w:hAnsi="Garamond" w:cs="Didot"/>
        </w:rPr>
        <w:t xml:space="preserve"> should retrieve data directly from the cached database</w:t>
      </w:r>
      <w:r w:rsidR="00535543">
        <w:rPr>
          <w:rFonts w:ascii="Garamond" w:hAnsi="Garamond" w:cs="Didot"/>
        </w:rPr>
        <w:t>.</w:t>
      </w:r>
    </w:p>
    <w:sectPr w:rsidR="00A54D5B">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bdelkarim Erradi" w:date="2023-11-12T19:58:00Z" w:initials="AE">
    <w:p w14:paraId="13A08094" w14:textId="0B3FA111" w:rsidR="009E68A5" w:rsidRDefault="009E68A5">
      <w:pPr>
        <w:pStyle w:val="CommentText"/>
      </w:pPr>
      <w:r>
        <w:rPr>
          <w:rStyle w:val="CommentReference"/>
        </w:rPr>
        <w:annotationRef/>
      </w:r>
      <w:r>
        <w:fldChar w:fldCharType="begin"/>
      </w:r>
      <w:r>
        <w:instrText>HYPERLINK "mailto:ah13572@qu.edu.qa"</w:instrText>
      </w:r>
      <w:bookmarkStart w:id="3" w:name="_@_D710B448877A41E393CEC5571A9DC035Z"/>
      <w:r>
        <w:fldChar w:fldCharType="separate"/>
      </w:r>
      <w:bookmarkEnd w:id="3"/>
      <w:r w:rsidRPr="009E68A5">
        <w:rPr>
          <w:rStyle w:val="Mention"/>
          <w:noProof/>
        </w:rPr>
        <w:t>@Abdulahi Mohamed Hassen</w:t>
      </w:r>
      <w:r>
        <w:fldChar w:fldCharType="end"/>
      </w:r>
      <w:r>
        <w:t xml:space="preserve"> , before posting could you please rename the file: Lab 10 – Data Layer</w:t>
      </w:r>
    </w:p>
  </w:comment>
  <w:comment w:id="12" w:author="Abdelkarim Erradi" w:date="2023-11-12T21:40:00Z" w:initials="AE">
    <w:p w14:paraId="6CB98506" w14:textId="77777777" w:rsidR="00D74C3C" w:rsidRDefault="00D74C3C" w:rsidP="0029188E">
      <w:pPr>
        <w:pStyle w:val="CommentText"/>
      </w:pPr>
      <w:r>
        <w:rPr>
          <w:rStyle w:val="CommentReference"/>
        </w:rPr>
        <w:annotationRef/>
      </w:r>
      <w:r>
        <w:t>ToDo: Update this diagram with the classes used in the Lab. This an important diagram that will explain how things are related.</w:t>
      </w:r>
    </w:p>
  </w:comment>
  <w:comment w:id="33" w:author="Abdelkarim Erradi" w:date="2023-11-12T20:26:00Z" w:initials="AE">
    <w:p w14:paraId="7D4B4864" w14:textId="37118ACF" w:rsidR="00625866" w:rsidRDefault="00625866">
      <w:pPr>
        <w:pStyle w:val="CommentText"/>
      </w:pPr>
      <w:r>
        <w:rPr>
          <w:rStyle w:val="CommentReference"/>
        </w:rPr>
        <w:annotationRef/>
      </w:r>
      <w:r>
        <w:t>Rename Data Management to Data Layer everywhere.</w:t>
      </w:r>
    </w:p>
  </w:comment>
  <w:comment w:id="37" w:author="Abdelkarim Erradi" w:date="2023-11-12T20:32:00Z" w:initials="AE">
    <w:p w14:paraId="5A5B7A3D" w14:textId="77777777" w:rsidR="002511BB" w:rsidRDefault="002511BB" w:rsidP="00EA0652">
      <w:pPr>
        <w:pStyle w:val="CommentText"/>
      </w:pPr>
      <w:r>
        <w:rPr>
          <w:rStyle w:val="CommentReference"/>
        </w:rPr>
        <w:annotationRef/>
      </w:r>
      <w:r>
        <w:t>Update and make 100% same as the lecture example</w:t>
      </w:r>
    </w:p>
  </w:comment>
  <w:comment w:id="77" w:author="Abdelkarim Erradi" w:date="2023-11-12T21:41:00Z" w:initials="AE">
    <w:p w14:paraId="4CDB2D40" w14:textId="77777777" w:rsidR="00D74C3C" w:rsidRDefault="00D74C3C" w:rsidP="00E3394B">
      <w:pPr>
        <w:pStyle w:val="CommentText"/>
      </w:pPr>
      <w:r>
        <w:rPr>
          <w:rStyle w:val="CommentReference"/>
        </w:rPr>
        <w:annotationRef/>
      </w:r>
      <w:r>
        <w:t>Could you please fix these figures. The way you paste them is always difficult to manipulate.</w:t>
      </w:r>
    </w:p>
  </w:comment>
  <w:comment w:id="600" w:author="Abdelkarim Erradi" w:date="2023-11-12T21:42:00Z" w:initials="AE">
    <w:p w14:paraId="0535269D" w14:textId="77777777" w:rsidR="00D74C3C" w:rsidRDefault="00D74C3C" w:rsidP="00F25DCD">
      <w:pPr>
        <w:pStyle w:val="CommentText"/>
      </w:pPr>
      <w:r>
        <w:rPr>
          <w:rStyle w:val="CommentReference"/>
        </w:rPr>
        <w:annotationRef/>
      </w:r>
      <w:r>
        <w:t>ToDo: avoid this complicated way and return a Map. See the lecture slides and examples.</w:t>
      </w:r>
    </w:p>
  </w:comment>
  <w:comment w:id="645" w:author="Abdelkarim Erradi" w:date="2023-11-12T21:43:00Z" w:initials="AE">
    <w:p w14:paraId="034BE1D0" w14:textId="77777777" w:rsidR="00EF43E2" w:rsidRDefault="00CE3697" w:rsidP="00C80C05">
      <w:pPr>
        <w:pStyle w:val="CommentText"/>
      </w:pPr>
      <w:r>
        <w:rPr>
          <w:rStyle w:val="CommentReference"/>
        </w:rPr>
        <w:annotationRef/>
      </w:r>
      <w:r w:rsidR="00EF43E2">
        <w:t>Vague!! More clearer details should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08094" w15:done="0"/>
  <w15:commentEx w15:paraId="6CB98506" w15:done="0"/>
  <w15:commentEx w15:paraId="7D4B4864" w15:done="0"/>
  <w15:commentEx w15:paraId="5A5B7A3D" w15:done="0"/>
  <w15:commentEx w15:paraId="4CDB2D40" w15:done="0"/>
  <w15:commentEx w15:paraId="0535269D" w15:done="0"/>
  <w15:commentEx w15:paraId="034BE1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6998358" w16cex:dateUtc="2023-11-12T16:58:00Z"/>
  <w16cex:commentExtensible w16cex:durableId="787F6794" w16cex:dateUtc="2023-11-12T18:40:00Z"/>
  <w16cex:commentExtensible w16cex:durableId="42A4394F" w16cex:dateUtc="2023-11-12T17:26:00Z"/>
  <w16cex:commentExtensible w16cex:durableId="18092DDB" w16cex:dateUtc="2023-11-12T17:32: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3-11-12T17:35:03Z">
              <cr:user userId="S::erradi@qu.edu.qa::db8ed553-3ac3-4ee2-872d-7ef55b1fcd0f" userProvider="AD" userName="Abdelkarim Erradi"/>
            </cr:reactionInfo>
          </cr:reaction>
        </cr:reactions>
      </w16:ext>
    </w16cex:extLst>
  </w16cex:commentExtensible>
  <w16cex:commentExtensible w16cex:durableId="0DD3475A" w16cex:dateUtc="2023-11-12T18:41:00Z"/>
  <w16cex:commentExtensible w16cex:durableId="1FD6131D" w16cex:dateUtc="2023-11-12T18:42:00Z"/>
  <w16cex:commentExtensible w16cex:durableId="17B11144" w16cex:dateUtc="2023-11-12T1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08094" w16cid:durableId="56998358"/>
  <w16cid:commentId w16cid:paraId="6CB98506" w16cid:durableId="787F6794"/>
  <w16cid:commentId w16cid:paraId="7D4B4864" w16cid:durableId="42A4394F"/>
  <w16cid:commentId w16cid:paraId="5A5B7A3D" w16cid:durableId="18092DDB"/>
  <w16cid:commentId w16cid:paraId="4CDB2D40" w16cid:durableId="0DD3475A"/>
  <w16cid:commentId w16cid:paraId="0535269D" w16cid:durableId="1FD6131D"/>
  <w16cid:commentId w16cid:paraId="034BE1D0" w16cid:durableId="17B111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F596A" w14:textId="77777777" w:rsidR="00091FEF" w:rsidRDefault="00091FEF">
      <w:r>
        <w:separator/>
      </w:r>
    </w:p>
  </w:endnote>
  <w:endnote w:type="continuationSeparator" w:id="0">
    <w:p w14:paraId="5B95074B" w14:textId="77777777" w:rsidR="00091FEF" w:rsidRDefault="00091FEF">
      <w:r>
        <w:continuationSeparator/>
      </w:r>
    </w:p>
  </w:endnote>
  <w:endnote w:type="continuationNotice" w:id="1">
    <w:p w14:paraId="30DD4FD5" w14:textId="77777777" w:rsidR="00DC1600" w:rsidRDefault="00DC16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Didot">
    <w:panose1 w:val="02000503000000020003"/>
    <w:charset w:val="B1"/>
    <w:family w:val="auto"/>
    <w:pitch w:val="variable"/>
    <w:sig w:usb0="80000867" w:usb1="00000000" w:usb2="00000000" w:usb3="00000000" w:csb0="000001FB"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722508367"/>
      <w:docPartObj>
        <w:docPartGallery w:val="Page Numbers (Bottom of Page)"/>
        <w:docPartUnique/>
      </w:docPartObj>
    </w:sdtPr>
    <w:sdtContent>
      <w:p w14:paraId="52E68F8F" w14:textId="77777777" w:rsidR="00710184" w:rsidRPr="00354411" w:rsidRDefault="00B47FA0">
        <w:pPr>
          <w:pStyle w:val="Footer"/>
          <w:jc w:val="right"/>
          <w:rPr>
            <w:sz w:val="18"/>
            <w:szCs w:val="18"/>
            <w:rPrChange w:id="650" w:author="Abdelkarim Erradi" w:date="2023-11-12T23:05:00Z">
              <w:rPr/>
            </w:rPrChange>
          </w:rPr>
        </w:pPr>
        <w:r w:rsidRPr="00354411">
          <w:rPr>
            <w:sz w:val="18"/>
            <w:szCs w:val="18"/>
            <w:rPrChange w:id="651" w:author="Abdelkarim Erradi" w:date="2023-11-12T23:05:00Z">
              <w:rPr/>
            </w:rPrChange>
          </w:rPr>
          <w:fldChar w:fldCharType="begin"/>
        </w:r>
        <w:r w:rsidRPr="00354411">
          <w:rPr>
            <w:sz w:val="18"/>
            <w:szCs w:val="18"/>
            <w:rPrChange w:id="652" w:author="Abdelkarim Erradi" w:date="2023-11-12T23:05:00Z">
              <w:rPr/>
            </w:rPrChange>
          </w:rPr>
          <w:instrText xml:space="preserve"> PAGE   \* MERGEFORMAT </w:instrText>
        </w:r>
        <w:r w:rsidRPr="00354411">
          <w:rPr>
            <w:sz w:val="18"/>
            <w:szCs w:val="18"/>
            <w:rPrChange w:id="653" w:author="Abdelkarim Erradi" w:date="2023-11-12T23:05:00Z">
              <w:rPr/>
            </w:rPrChange>
          </w:rPr>
          <w:fldChar w:fldCharType="separate"/>
        </w:r>
        <w:r w:rsidRPr="00354411">
          <w:rPr>
            <w:sz w:val="18"/>
            <w:szCs w:val="18"/>
            <w:rPrChange w:id="654" w:author="Abdelkarim Erradi" w:date="2023-11-12T23:05:00Z">
              <w:rPr>
                <w:noProof/>
              </w:rPr>
            </w:rPrChange>
          </w:rPr>
          <w:t>2</w:t>
        </w:r>
        <w:r w:rsidRPr="00354411">
          <w:rPr>
            <w:sz w:val="18"/>
            <w:szCs w:val="18"/>
            <w:rPrChange w:id="655" w:author="Abdelkarim Erradi" w:date="2023-11-12T23:05:00Z">
              <w:rPr>
                <w:noProof/>
              </w:rPr>
            </w:rPrChange>
          </w:rPr>
          <w:fldChar w:fldCharType="end"/>
        </w:r>
      </w:p>
    </w:sdtContent>
  </w:sdt>
  <w:p w14:paraId="721E4DD1" w14:textId="77777777" w:rsidR="00710184" w:rsidRDefault="00710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2C657" w14:textId="77777777" w:rsidR="00091FEF" w:rsidRDefault="00091FEF">
      <w:r>
        <w:separator/>
      </w:r>
    </w:p>
  </w:footnote>
  <w:footnote w:type="continuationSeparator" w:id="0">
    <w:p w14:paraId="601956AC" w14:textId="77777777" w:rsidR="00091FEF" w:rsidRDefault="00091FEF">
      <w:r>
        <w:continuationSeparator/>
      </w:r>
    </w:p>
  </w:footnote>
  <w:footnote w:type="continuationNotice" w:id="1">
    <w:p w14:paraId="070D1EC6" w14:textId="77777777" w:rsidR="00DC1600" w:rsidRDefault="00DC16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51585"/>
    <w:multiLevelType w:val="multilevel"/>
    <w:tmpl w:val="EDAA2D68"/>
    <w:lvl w:ilvl="0">
      <w:start w:val="1"/>
      <w:numFmt w:val="decimal"/>
      <w:lvlText w:val="%1."/>
      <w:lvlJc w:val="left"/>
      <w:pPr>
        <w:ind w:left="720" w:hanging="360"/>
      </w:pPr>
      <w:rPr>
        <w:rFonts w:hint="default"/>
        <w:b w:val="0"/>
        <w:bCs w:val="0"/>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F2BC4"/>
    <w:multiLevelType w:val="multilevel"/>
    <w:tmpl w:val="937A2A2E"/>
    <w:lvl w:ilvl="0">
      <w:start w:val="1"/>
      <w:numFmt w:val="decimal"/>
      <w:lvlText w:val="%1."/>
      <w:lvlJc w:val="left"/>
      <w:pPr>
        <w:ind w:left="360" w:hanging="360"/>
      </w:pPr>
      <w:rPr>
        <w:rFonts w:hint="default"/>
        <w:b/>
        <w:bCs/>
        <w:sz w:val="24"/>
        <w:szCs w:val="24"/>
      </w:rPr>
    </w:lvl>
    <w:lvl w:ilvl="1">
      <w:start w:val="1"/>
      <w:numFmt w:val="bullet"/>
      <w:lvlText w:val=""/>
      <w:lvlJc w:val="left"/>
      <w:pPr>
        <w:ind w:left="792" w:hanging="432"/>
      </w:pPr>
      <w:rPr>
        <w:rFonts w:ascii="Symbol" w:hAnsi="Symbol" w:hint="default"/>
        <w:b w:val="0"/>
        <w:bCs w:val="0"/>
        <w:i w:val="0"/>
        <w:iCs w:val="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175063"/>
    <w:multiLevelType w:val="multilevel"/>
    <w:tmpl w:val="5BFC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3215CE"/>
    <w:multiLevelType w:val="hybridMultilevel"/>
    <w:tmpl w:val="EBCECBC0"/>
    <w:lvl w:ilvl="0" w:tplc="D94E37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A56371"/>
    <w:multiLevelType w:val="hybridMultilevel"/>
    <w:tmpl w:val="9ADC5EF6"/>
    <w:lvl w:ilvl="0" w:tplc="F0C0A294">
      <w:start w:val="2"/>
      <w:numFmt w:val="bullet"/>
      <w:lvlText w:val="-"/>
      <w:lvlJc w:val="left"/>
      <w:pPr>
        <w:ind w:left="720" w:hanging="360"/>
      </w:pPr>
      <w:rPr>
        <w:rFonts w:ascii="Garamond" w:eastAsia="Times New Roman" w:hAnsi="Garamond" w:cs="Did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9513F"/>
    <w:multiLevelType w:val="multilevel"/>
    <w:tmpl w:val="5F884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8220D"/>
    <w:multiLevelType w:val="hybridMultilevel"/>
    <w:tmpl w:val="E5904E9E"/>
    <w:lvl w:ilvl="0" w:tplc="F1701F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360198"/>
    <w:multiLevelType w:val="multilevel"/>
    <w:tmpl w:val="931C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387C10"/>
    <w:multiLevelType w:val="hybridMultilevel"/>
    <w:tmpl w:val="E5904E9E"/>
    <w:lvl w:ilvl="0" w:tplc="F1701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C69FB"/>
    <w:multiLevelType w:val="hybridMultilevel"/>
    <w:tmpl w:val="E5904E9E"/>
    <w:lvl w:ilvl="0" w:tplc="F1701F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07F725C"/>
    <w:multiLevelType w:val="multilevel"/>
    <w:tmpl w:val="EDAA2D68"/>
    <w:lvl w:ilvl="0">
      <w:start w:val="1"/>
      <w:numFmt w:val="decimal"/>
      <w:lvlText w:val="%1."/>
      <w:lvlJc w:val="left"/>
      <w:pPr>
        <w:ind w:left="360" w:hanging="360"/>
      </w:pPr>
      <w:rPr>
        <w:rFonts w:hint="default"/>
        <w:b w:val="0"/>
        <w:bCs w:val="0"/>
        <w:sz w:val="24"/>
        <w:szCs w:val="24"/>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15035DB"/>
    <w:multiLevelType w:val="multilevel"/>
    <w:tmpl w:val="EDAA2D68"/>
    <w:lvl w:ilvl="0">
      <w:start w:val="1"/>
      <w:numFmt w:val="decimal"/>
      <w:lvlText w:val="%1."/>
      <w:lvlJc w:val="left"/>
      <w:pPr>
        <w:ind w:left="720" w:hanging="360"/>
      </w:pPr>
      <w:rPr>
        <w:rFonts w:hint="default"/>
        <w:b w:val="0"/>
        <w:bCs w:val="0"/>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E7184"/>
    <w:multiLevelType w:val="multilevel"/>
    <w:tmpl w:val="A3A45F0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A32AC"/>
    <w:multiLevelType w:val="hybridMultilevel"/>
    <w:tmpl w:val="07AC8E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539CD"/>
    <w:multiLevelType w:val="multilevel"/>
    <w:tmpl w:val="EDAA2D68"/>
    <w:lvl w:ilvl="0">
      <w:start w:val="1"/>
      <w:numFmt w:val="decimal"/>
      <w:lvlText w:val="%1."/>
      <w:lvlJc w:val="left"/>
      <w:pPr>
        <w:ind w:left="360" w:hanging="360"/>
      </w:pPr>
      <w:rPr>
        <w:rFonts w:hint="default"/>
        <w:b w:val="0"/>
        <w:bCs w:val="0"/>
        <w:sz w:val="24"/>
        <w:szCs w:val="24"/>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09F5904"/>
    <w:multiLevelType w:val="multilevel"/>
    <w:tmpl w:val="C1B4B82C"/>
    <w:lvl w:ilvl="0">
      <w:start w:val="1"/>
      <w:numFmt w:val="bullet"/>
      <w:lvlText w:val=""/>
      <w:lvlJc w:val="left"/>
      <w:pPr>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53883"/>
    <w:multiLevelType w:val="multilevel"/>
    <w:tmpl w:val="8864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7078A0"/>
    <w:multiLevelType w:val="multilevel"/>
    <w:tmpl w:val="AF36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EE50A5"/>
    <w:multiLevelType w:val="multilevel"/>
    <w:tmpl w:val="2C52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C949D6"/>
    <w:multiLevelType w:val="multilevel"/>
    <w:tmpl w:val="ACDA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FA4B99"/>
    <w:multiLevelType w:val="hybridMultilevel"/>
    <w:tmpl w:val="E2567D6C"/>
    <w:lvl w:ilvl="0" w:tplc="2000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7616612">
    <w:abstractNumId w:val="5"/>
  </w:num>
  <w:num w:numId="2" w16cid:durableId="1088573832">
    <w:abstractNumId w:val="1"/>
  </w:num>
  <w:num w:numId="3" w16cid:durableId="2073960066">
    <w:abstractNumId w:val="8"/>
  </w:num>
  <w:num w:numId="4" w16cid:durableId="734007078">
    <w:abstractNumId w:val="3"/>
  </w:num>
  <w:num w:numId="5" w16cid:durableId="1650943983">
    <w:abstractNumId w:val="6"/>
  </w:num>
  <w:num w:numId="6" w16cid:durableId="1157767336">
    <w:abstractNumId w:val="13"/>
  </w:num>
  <w:num w:numId="7" w16cid:durableId="1283070326">
    <w:abstractNumId w:val="15"/>
  </w:num>
  <w:num w:numId="8" w16cid:durableId="418868483">
    <w:abstractNumId w:val="11"/>
  </w:num>
  <w:num w:numId="9" w16cid:durableId="1854102195">
    <w:abstractNumId w:val="7"/>
  </w:num>
  <w:num w:numId="10" w16cid:durableId="1726678036">
    <w:abstractNumId w:val="0"/>
  </w:num>
  <w:num w:numId="11" w16cid:durableId="100229631">
    <w:abstractNumId w:val="10"/>
  </w:num>
  <w:num w:numId="12" w16cid:durableId="1846897250">
    <w:abstractNumId w:val="16"/>
  </w:num>
  <w:num w:numId="13" w16cid:durableId="1544168630">
    <w:abstractNumId w:val="2"/>
  </w:num>
  <w:num w:numId="14" w16cid:durableId="1607271244">
    <w:abstractNumId w:val="18"/>
  </w:num>
  <w:num w:numId="15" w16cid:durableId="2061636865">
    <w:abstractNumId w:val="19"/>
  </w:num>
  <w:num w:numId="16" w16cid:durableId="669211636">
    <w:abstractNumId w:val="17"/>
  </w:num>
  <w:num w:numId="17" w16cid:durableId="447621497">
    <w:abstractNumId w:val="12"/>
  </w:num>
  <w:num w:numId="18" w16cid:durableId="576944162">
    <w:abstractNumId w:val="9"/>
  </w:num>
  <w:num w:numId="19" w16cid:durableId="1435591566">
    <w:abstractNumId w:val="14"/>
  </w:num>
  <w:num w:numId="20" w16cid:durableId="1890727622">
    <w:abstractNumId w:val="4"/>
  </w:num>
  <w:num w:numId="21" w16cid:durableId="186293568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elkarim Erradi">
    <w15:presenceInfo w15:providerId="AD" w15:userId="S::erradi@qu.edu.qa::db8ed553-3ac3-4ee2-872d-7ef55b1fcd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TU3MjcyNLM0NDFW0lEKTi0uzszPAykwqgUAlAihvywAAAA="/>
  </w:docVars>
  <w:rsids>
    <w:rsidRoot w:val="00304243"/>
    <w:rsid w:val="000042E2"/>
    <w:rsid w:val="00012F8B"/>
    <w:rsid w:val="0004396B"/>
    <w:rsid w:val="0004453F"/>
    <w:rsid w:val="000801B9"/>
    <w:rsid w:val="00091FEF"/>
    <w:rsid w:val="000952B1"/>
    <w:rsid w:val="000B50EE"/>
    <w:rsid w:val="00113A77"/>
    <w:rsid w:val="001173E1"/>
    <w:rsid w:val="00123982"/>
    <w:rsid w:val="00133539"/>
    <w:rsid w:val="001516CE"/>
    <w:rsid w:val="00151DB4"/>
    <w:rsid w:val="0016042F"/>
    <w:rsid w:val="00163175"/>
    <w:rsid w:val="0018237C"/>
    <w:rsid w:val="0018713F"/>
    <w:rsid w:val="00187ACF"/>
    <w:rsid w:val="00190DA9"/>
    <w:rsid w:val="001970F8"/>
    <w:rsid w:val="001A2FB2"/>
    <w:rsid w:val="001B2FF8"/>
    <w:rsid w:val="001B34F7"/>
    <w:rsid w:val="001B4AD8"/>
    <w:rsid w:val="001B66D9"/>
    <w:rsid w:val="001C2E20"/>
    <w:rsid w:val="001C478D"/>
    <w:rsid w:val="001C498B"/>
    <w:rsid w:val="00201427"/>
    <w:rsid w:val="002044E4"/>
    <w:rsid w:val="00235BF9"/>
    <w:rsid w:val="002368E7"/>
    <w:rsid w:val="002511BB"/>
    <w:rsid w:val="0025247F"/>
    <w:rsid w:val="00263141"/>
    <w:rsid w:val="00266685"/>
    <w:rsid w:val="00285447"/>
    <w:rsid w:val="00287859"/>
    <w:rsid w:val="00290906"/>
    <w:rsid w:val="002925BD"/>
    <w:rsid w:val="002A5E27"/>
    <w:rsid w:val="002A5F89"/>
    <w:rsid w:val="002C20E2"/>
    <w:rsid w:val="002C21DE"/>
    <w:rsid w:val="002E0ABE"/>
    <w:rsid w:val="002E63DB"/>
    <w:rsid w:val="002F6760"/>
    <w:rsid w:val="0030089D"/>
    <w:rsid w:val="00304243"/>
    <w:rsid w:val="00307FDA"/>
    <w:rsid w:val="00320149"/>
    <w:rsid w:val="00321A76"/>
    <w:rsid w:val="00323457"/>
    <w:rsid w:val="003259B5"/>
    <w:rsid w:val="003259C5"/>
    <w:rsid w:val="00335AAB"/>
    <w:rsid w:val="00346A01"/>
    <w:rsid w:val="00354411"/>
    <w:rsid w:val="00355233"/>
    <w:rsid w:val="00364AE1"/>
    <w:rsid w:val="00375058"/>
    <w:rsid w:val="003970F8"/>
    <w:rsid w:val="003A0C79"/>
    <w:rsid w:val="003A2BC0"/>
    <w:rsid w:val="003B63A2"/>
    <w:rsid w:val="003B763A"/>
    <w:rsid w:val="003C2EEB"/>
    <w:rsid w:val="003C3BD7"/>
    <w:rsid w:val="003C60B2"/>
    <w:rsid w:val="003D170A"/>
    <w:rsid w:val="003E6054"/>
    <w:rsid w:val="00404665"/>
    <w:rsid w:val="00407161"/>
    <w:rsid w:val="00426AE1"/>
    <w:rsid w:val="00430323"/>
    <w:rsid w:val="00436BBA"/>
    <w:rsid w:val="004378D0"/>
    <w:rsid w:val="00451FF3"/>
    <w:rsid w:val="004610CD"/>
    <w:rsid w:val="00476972"/>
    <w:rsid w:val="00493E79"/>
    <w:rsid w:val="004B1E6E"/>
    <w:rsid w:val="004B4156"/>
    <w:rsid w:val="004C6611"/>
    <w:rsid w:val="004C6CA2"/>
    <w:rsid w:val="004D23CE"/>
    <w:rsid w:val="004D3198"/>
    <w:rsid w:val="00505C33"/>
    <w:rsid w:val="00513139"/>
    <w:rsid w:val="0051336D"/>
    <w:rsid w:val="00525D9A"/>
    <w:rsid w:val="00525F3D"/>
    <w:rsid w:val="0052778A"/>
    <w:rsid w:val="00535543"/>
    <w:rsid w:val="00552D7D"/>
    <w:rsid w:val="00577D03"/>
    <w:rsid w:val="00595F83"/>
    <w:rsid w:val="005B2432"/>
    <w:rsid w:val="005D59F9"/>
    <w:rsid w:val="005E438C"/>
    <w:rsid w:val="005E7EFB"/>
    <w:rsid w:val="00600A78"/>
    <w:rsid w:val="00601F12"/>
    <w:rsid w:val="00607573"/>
    <w:rsid w:val="00613DB8"/>
    <w:rsid w:val="00615D17"/>
    <w:rsid w:val="00620EB1"/>
    <w:rsid w:val="006212DE"/>
    <w:rsid w:val="00622922"/>
    <w:rsid w:val="00625866"/>
    <w:rsid w:val="00647545"/>
    <w:rsid w:val="006530B1"/>
    <w:rsid w:val="0066479D"/>
    <w:rsid w:val="00671741"/>
    <w:rsid w:val="00676B60"/>
    <w:rsid w:val="00682B31"/>
    <w:rsid w:val="00690C23"/>
    <w:rsid w:val="006927CD"/>
    <w:rsid w:val="0069614D"/>
    <w:rsid w:val="006A40C8"/>
    <w:rsid w:val="006A5AEC"/>
    <w:rsid w:val="006B25B7"/>
    <w:rsid w:val="006B4C1F"/>
    <w:rsid w:val="006D4002"/>
    <w:rsid w:val="006D5EB9"/>
    <w:rsid w:val="006E3615"/>
    <w:rsid w:val="006E3D3B"/>
    <w:rsid w:val="006E6712"/>
    <w:rsid w:val="006F3A2C"/>
    <w:rsid w:val="0070453F"/>
    <w:rsid w:val="00710184"/>
    <w:rsid w:val="00711C72"/>
    <w:rsid w:val="00721CDE"/>
    <w:rsid w:val="007474D4"/>
    <w:rsid w:val="007733E7"/>
    <w:rsid w:val="00774DE1"/>
    <w:rsid w:val="007838EC"/>
    <w:rsid w:val="0078431F"/>
    <w:rsid w:val="00787B6B"/>
    <w:rsid w:val="007912CC"/>
    <w:rsid w:val="007A3862"/>
    <w:rsid w:val="007D174A"/>
    <w:rsid w:val="007D4BF9"/>
    <w:rsid w:val="0080171D"/>
    <w:rsid w:val="00807B6A"/>
    <w:rsid w:val="00814203"/>
    <w:rsid w:val="00842628"/>
    <w:rsid w:val="00843687"/>
    <w:rsid w:val="0085041A"/>
    <w:rsid w:val="00856FF1"/>
    <w:rsid w:val="00883DE0"/>
    <w:rsid w:val="00885241"/>
    <w:rsid w:val="008A0D2D"/>
    <w:rsid w:val="008B75C4"/>
    <w:rsid w:val="008C2262"/>
    <w:rsid w:val="008C5E95"/>
    <w:rsid w:val="008D1953"/>
    <w:rsid w:val="008D782D"/>
    <w:rsid w:val="008E494A"/>
    <w:rsid w:val="00930904"/>
    <w:rsid w:val="00950418"/>
    <w:rsid w:val="00957BB0"/>
    <w:rsid w:val="00962680"/>
    <w:rsid w:val="00981F60"/>
    <w:rsid w:val="00985830"/>
    <w:rsid w:val="00995BE6"/>
    <w:rsid w:val="009A1AFF"/>
    <w:rsid w:val="009A2D13"/>
    <w:rsid w:val="009B2D1A"/>
    <w:rsid w:val="009B669E"/>
    <w:rsid w:val="009C64EB"/>
    <w:rsid w:val="009D3ABE"/>
    <w:rsid w:val="009E51B4"/>
    <w:rsid w:val="009E68A5"/>
    <w:rsid w:val="009F4ABF"/>
    <w:rsid w:val="00A03E59"/>
    <w:rsid w:val="00A21EAC"/>
    <w:rsid w:val="00A331BB"/>
    <w:rsid w:val="00A4395F"/>
    <w:rsid w:val="00A52C80"/>
    <w:rsid w:val="00A54D5B"/>
    <w:rsid w:val="00A613F8"/>
    <w:rsid w:val="00A667F4"/>
    <w:rsid w:val="00A946A1"/>
    <w:rsid w:val="00A95DF1"/>
    <w:rsid w:val="00AA22E5"/>
    <w:rsid w:val="00AA2D4F"/>
    <w:rsid w:val="00AA4D35"/>
    <w:rsid w:val="00AB1471"/>
    <w:rsid w:val="00AB37FF"/>
    <w:rsid w:val="00AB41E9"/>
    <w:rsid w:val="00AC1397"/>
    <w:rsid w:val="00AC504F"/>
    <w:rsid w:val="00AC5E7E"/>
    <w:rsid w:val="00AE671A"/>
    <w:rsid w:val="00AF5CA9"/>
    <w:rsid w:val="00B11E52"/>
    <w:rsid w:val="00B15978"/>
    <w:rsid w:val="00B22D8B"/>
    <w:rsid w:val="00B34952"/>
    <w:rsid w:val="00B46AEF"/>
    <w:rsid w:val="00B47FA0"/>
    <w:rsid w:val="00B66AD8"/>
    <w:rsid w:val="00B90910"/>
    <w:rsid w:val="00BB350B"/>
    <w:rsid w:val="00BC41E1"/>
    <w:rsid w:val="00BD6F69"/>
    <w:rsid w:val="00BE3964"/>
    <w:rsid w:val="00BF0132"/>
    <w:rsid w:val="00BF57F4"/>
    <w:rsid w:val="00BF728B"/>
    <w:rsid w:val="00C1018C"/>
    <w:rsid w:val="00C209A8"/>
    <w:rsid w:val="00C22C4C"/>
    <w:rsid w:val="00C31B8E"/>
    <w:rsid w:val="00C44FDE"/>
    <w:rsid w:val="00C52B41"/>
    <w:rsid w:val="00C63481"/>
    <w:rsid w:val="00C750CE"/>
    <w:rsid w:val="00C826D1"/>
    <w:rsid w:val="00C93810"/>
    <w:rsid w:val="00C9486E"/>
    <w:rsid w:val="00CB3229"/>
    <w:rsid w:val="00CB4D11"/>
    <w:rsid w:val="00CE1BA9"/>
    <w:rsid w:val="00CE3697"/>
    <w:rsid w:val="00D13879"/>
    <w:rsid w:val="00D22CC9"/>
    <w:rsid w:val="00D317B1"/>
    <w:rsid w:val="00D34730"/>
    <w:rsid w:val="00D47D71"/>
    <w:rsid w:val="00D57867"/>
    <w:rsid w:val="00D74C3C"/>
    <w:rsid w:val="00D7507A"/>
    <w:rsid w:val="00D91C8B"/>
    <w:rsid w:val="00D96DAF"/>
    <w:rsid w:val="00DB08A6"/>
    <w:rsid w:val="00DB62E7"/>
    <w:rsid w:val="00DB62F9"/>
    <w:rsid w:val="00DC1600"/>
    <w:rsid w:val="00DF4DBF"/>
    <w:rsid w:val="00E0499A"/>
    <w:rsid w:val="00E14257"/>
    <w:rsid w:val="00E23CC1"/>
    <w:rsid w:val="00E260BE"/>
    <w:rsid w:val="00E33258"/>
    <w:rsid w:val="00E505FF"/>
    <w:rsid w:val="00E75D02"/>
    <w:rsid w:val="00E934AB"/>
    <w:rsid w:val="00EA2740"/>
    <w:rsid w:val="00EA73DF"/>
    <w:rsid w:val="00EB5BC5"/>
    <w:rsid w:val="00ED2EED"/>
    <w:rsid w:val="00ED5BBF"/>
    <w:rsid w:val="00EF3EC8"/>
    <w:rsid w:val="00EF4311"/>
    <w:rsid w:val="00EF43E2"/>
    <w:rsid w:val="00F01701"/>
    <w:rsid w:val="00F0405D"/>
    <w:rsid w:val="00F3718E"/>
    <w:rsid w:val="00F44656"/>
    <w:rsid w:val="00F45BA0"/>
    <w:rsid w:val="00F52FC6"/>
    <w:rsid w:val="00F55C19"/>
    <w:rsid w:val="00F96349"/>
    <w:rsid w:val="00F968BE"/>
    <w:rsid w:val="00F97051"/>
    <w:rsid w:val="00FA14A9"/>
    <w:rsid w:val="00FA77D7"/>
    <w:rsid w:val="00FD2396"/>
    <w:rsid w:val="00FD439C"/>
    <w:rsid w:val="00FF61D2"/>
    <w:rsid w:val="00FF6E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D38E4"/>
  <w15:chartTrackingRefBased/>
  <w15:docId w15:val="{9B5FEF1D-52FE-E046-BECC-A16DC3F6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D7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4243"/>
    <w:pPr>
      <w:spacing w:before="100" w:beforeAutospacing="1" w:after="100" w:afterAutospacing="1"/>
    </w:pPr>
  </w:style>
  <w:style w:type="paragraph" w:styleId="BalloonText">
    <w:name w:val="Balloon Text"/>
    <w:basedOn w:val="Normal"/>
    <w:link w:val="BalloonTextChar"/>
    <w:uiPriority w:val="99"/>
    <w:semiHidden/>
    <w:unhideWhenUsed/>
    <w:rsid w:val="00304243"/>
    <w:rPr>
      <w:sz w:val="18"/>
      <w:szCs w:val="18"/>
    </w:rPr>
  </w:style>
  <w:style w:type="character" w:customStyle="1" w:styleId="BalloonTextChar">
    <w:name w:val="Balloon Text Char"/>
    <w:basedOn w:val="DefaultParagraphFont"/>
    <w:link w:val="BalloonText"/>
    <w:uiPriority w:val="99"/>
    <w:semiHidden/>
    <w:rsid w:val="00304243"/>
    <w:rPr>
      <w:rFonts w:ascii="Times New Roman" w:hAnsi="Times New Roman" w:cs="Times New Roman"/>
      <w:sz w:val="18"/>
      <w:szCs w:val="18"/>
    </w:rPr>
  </w:style>
  <w:style w:type="paragraph" w:styleId="ListParagraph">
    <w:name w:val="List Paragraph"/>
    <w:basedOn w:val="Normal"/>
    <w:uiPriority w:val="34"/>
    <w:qFormat/>
    <w:rsid w:val="00304243"/>
    <w:pPr>
      <w:ind w:left="720"/>
    </w:pPr>
    <w:rPr>
      <w:lang w:val="en-AU" w:eastAsia="en-AU"/>
    </w:rPr>
  </w:style>
  <w:style w:type="character" w:styleId="CommentReference">
    <w:name w:val="annotation reference"/>
    <w:basedOn w:val="DefaultParagraphFont"/>
    <w:uiPriority w:val="99"/>
    <w:semiHidden/>
    <w:unhideWhenUsed/>
    <w:rsid w:val="00304243"/>
    <w:rPr>
      <w:sz w:val="16"/>
      <w:szCs w:val="16"/>
    </w:rPr>
  </w:style>
  <w:style w:type="paragraph" w:styleId="CommentText">
    <w:name w:val="annotation text"/>
    <w:basedOn w:val="Normal"/>
    <w:link w:val="CommentTextChar"/>
    <w:uiPriority w:val="99"/>
    <w:unhideWhenUsed/>
    <w:rsid w:val="00304243"/>
    <w:rPr>
      <w:sz w:val="20"/>
      <w:szCs w:val="20"/>
    </w:rPr>
  </w:style>
  <w:style w:type="character" w:customStyle="1" w:styleId="CommentTextChar">
    <w:name w:val="Comment Text Char"/>
    <w:basedOn w:val="DefaultParagraphFont"/>
    <w:link w:val="CommentText"/>
    <w:uiPriority w:val="99"/>
    <w:rsid w:val="0030424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04243"/>
    <w:pPr>
      <w:tabs>
        <w:tab w:val="center" w:pos="4680"/>
        <w:tab w:val="right" w:pos="9360"/>
      </w:tabs>
    </w:pPr>
  </w:style>
  <w:style w:type="character" w:customStyle="1" w:styleId="FooterChar">
    <w:name w:val="Footer Char"/>
    <w:basedOn w:val="DefaultParagraphFont"/>
    <w:link w:val="Footer"/>
    <w:uiPriority w:val="99"/>
    <w:rsid w:val="00304243"/>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0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04243"/>
    <w:rPr>
      <w:rFonts w:ascii="Courier New" w:eastAsia="Times New Roman" w:hAnsi="Courier New" w:cs="Courier New"/>
      <w:sz w:val="20"/>
      <w:szCs w:val="20"/>
    </w:rPr>
  </w:style>
  <w:style w:type="character" w:styleId="Hyperlink">
    <w:name w:val="Hyperlink"/>
    <w:basedOn w:val="DefaultParagraphFont"/>
    <w:uiPriority w:val="99"/>
    <w:unhideWhenUsed/>
    <w:rsid w:val="00304243"/>
    <w:rPr>
      <w:color w:val="0000FF"/>
      <w:u w:val="single"/>
    </w:rPr>
  </w:style>
  <w:style w:type="character" w:customStyle="1" w:styleId="lit">
    <w:name w:val="lit"/>
    <w:basedOn w:val="DefaultParagraphFont"/>
    <w:rsid w:val="00FA14A9"/>
  </w:style>
  <w:style w:type="character" w:customStyle="1" w:styleId="pun">
    <w:name w:val="pun"/>
    <w:basedOn w:val="DefaultParagraphFont"/>
    <w:rsid w:val="00FA14A9"/>
  </w:style>
  <w:style w:type="character" w:customStyle="1" w:styleId="pln">
    <w:name w:val="pln"/>
    <w:basedOn w:val="DefaultParagraphFont"/>
    <w:rsid w:val="00FA14A9"/>
  </w:style>
  <w:style w:type="character" w:customStyle="1" w:styleId="kwd">
    <w:name w:val="kwd"/>
    <w:basedOn w:val="DefaultParagraphFont"/>
    <w:rsid w:val="00FA14A9"/>
  </w:style>
  <w:style w:type="character" w:customStyle="1" w:styleId="str">
    <w:name w:val="str"/>
    <w:basedOn w:val="DefaultParagraphFont"/>
    <w:rsid w:val="00012F8B"/>
  </w:style>
  <w:style w:type="character" w:customStyle="1" w:styleId="typ">
    <w:name w:val="typ"/>
    <w:basedOn w:val="DefaultParagraphFont"/>
    <w:rsid w:val="001A2FB2"/>
  </w:style>
  <w:style w:type="character" w:customStyle="1" w:styleId="apple-converted-space">
    <w:name w:val="apple-converted-space"/>
    <w:basedOn w:val="DefaultParagraphFont"/>
    <w:rsid w:val="00930904"/>
  </w:style>
  <w:style w:type="character" w:styleId="HTMLCode">
    <w:name w:val="HTML Code"/>
    <w:basedOn w:val="DefaultParagraphFont"/>
    <w:uiPriority w:val="99"/>
    <w:semiHidden/>
    <w:unhideWhenUsed/>
    <w:rsid w:val="00930904"/>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9D3ABE"/>
    <w:rPr>
      <w:b/>
      <w:bCs/>
    </w:rPr>
  </w:style>
  <w:style w:type="character" w:customStyle="1" w:styleId="CommentSubjectChar">
    <w:name w:val="Comment Subject Char"/>
    <w:basedOn w:val="CommentTextChar"/>
    <w:link w:val="CommentSubject"/>
    <w:uiPriority w:val="99"/>
    <w:semiHidden/>
    <w:rsid w:val="009D3ABE"/>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DC1600"/>
    <w:pPr>
      <w:tabs>
        <w:tab w:val="center" w:pos="4680"/>
        <w:tab w:val="right" w:pos="9360"/>
      </w:tabs>
    </w:pPr>
  </w:style>
  <w:style w:type="character" w:customStyle="1" w:styleId="HeaderChar">
    <w:name w:val="Header Char"/>
    <w:basedOn w:val="DefaultParagraphFont"/>
    <w:link w:val="Header"/>
    <w:uiPriority w:val="99"/>
    <w:rsid w:val="00DC1600"/>
    <w:rPr>
      <w:rFonts w:ascii="Times New Roman" w:eastAsia="Times New Roman" w:hAnsi="Times New Roman" w:cs="Times New Roman"/>
    </w:rPr>
  </w:style>
  <w:style w:type="paragraph" w:styleId="Revision">
    <w:name w:val="Revision"/>
    <w:hidden/>
    <w:uiPriority w:val="99"/>
    <w:semiHidden/>
    <w:rsid w:val="00A54D5B"/>
    <w:rPr>
      <w:rFonts w:ascii="Times New Roman" w:eastAsia="Times New Roman" w:hAnsi="Times New Roman" w:cs="Times New Roman"/>
    </w:rPr>
  </w:style>
  <w:style w:type="paragraph" w:customStyle="1" w:styleId="Default">
    <w:name w:val="Default"/>
    <w:rsid w:val="00552D7D"/>
    <w:pPr>
      <w:autoSpaceDE w:val="0"/>
      <w:autoSpaceDN w:val="0"/>
      <w:adjustRightInd w:val="0"/>
    </w:pPr>
    <w:rPr>
      <w:rFonts w:ascii="Garamond" w:hAnsi="Garamond" w:cs="Garamond"/>
      <w:color w:val="000000"/>
    </w:rPr>
  </w:style>
  <w:style w:type="character" w:styleId="Mention">
    <w:name w:val="Mention"/>
    <w:basedOn w:val="DefaultParagraphFont"/>
    <w:uiPriority w:val="99"/>
    <w:unhideWhenUsed/>
    <w:rsid w:val="006212DE"/>
    <w:rPr>
      <w:color w:val="2B579A"/>
      <w:shd w:val="clear" w:color="auto" w:fill="E1DFDD"/>
    </w:rPr>
  </w:style>
  <w:style w:type="paragraph" w:customStyle="1" w:styleId="image-container">
    <w:name w:val="image-container"/>
    <w:basedOn w:val="Normal"/>
    <w:rsid w:val="004B4156"/>
    <w:pPr>
      <w:spacing w:before="100" w:beforeAutospacing="1" w:after="100" w:afterAutospacing="1"/>
    </w:pPr>
    <w:rPr>
      <w:lang w:val="en-GB" w:eastAsia="en-GB"/>
    </w:rPr>
  </w:style>
  <w:style w:type="character" w:styleId="Strong">
    <w:name w:val="Strong"/>
    <w:basedOn w:val="DefaultParagraphFont"/>
    <w:uiPriority w:val="22"/>
    <w:qFormat/>
    <w:rsid w:val="004B41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0495">
      <w:bodyDiv w:val="1"/>
      <w:marLeft w:val="0"/>
      <w:marRight w:val="0"/>
      <w:marTop w:val="0"/>
      <w:marBottom w:val="0"/>
      <w:divBdr>
        <w:top w:val="none" w:sz="0" w:space="0" w:color="auto"/>
        <w:left w:val="none" w:sz="0" w:space="0" w:color="auto"/>
        <w:bottom w:val="none" w:sz="0" w:space="0" w:color="auto"/>
        <w:right w:val="none" w:sz="0" w:space="0" w:color="auto"/>
      </w:divBdr>
    </w:div>
    <w:div w:id="94331239">
      <w:bodyDiv w:val="1"/>
      <w:marLeft w:val="0"/>
      <w:marRight w:val="0"/>
      <w:marTop w:val="0"/>
      <w:marBottom w:val="0"/>
      <w:divBdr>
        <w:top w:val="none" w:sz="0" w:space="0" w:color="auto"/>
        <w:left w:val="none" w:sz="0" w:space="0" w:color="auto"/>
        <w:bottom w:val="none" w:sz="0" w:space="0" w:color="auto"/>
        <w:right w:val="none" w:sz="0" w:space="0" w:color="auto"/>
      </w:divBdr>
    </w:div>
    <w:div w:id="101845975">
      <w:bodyDiv w:val="1"/>
      <w:marLeft w:val="0"/>
      <w:marRight w:val="0"/>
      <w:marTop w:val="0"/>
      <w:marBottom w:val="0"/>
      <w:divBdr>
        <w:top w:val="none" w:sz="0" w:space="0" w:color="auto"/>
        <w:left w:val="none" w:sz="0" w:space="0" w:color="auto"/>
        <w:bottom w:val="none" w:sz="0" w:space="0" w:color="auto"/>
        <w:right w:val="none" w:sz="0" w:space="0" w:color="auto"/>
      </w:divBdr>
    </w:div>
    <w:div w:id="121313046">
      <w:bodyDiv w:val="1"/>
      <w:marLeft w:val="0"/>
      <w:marRight w:val="0"/>
      <w:marTop w:val="0"/>
      <w:marBottom w:val="0"/>
      <w:divBdr>
        <w:top w:val="none" w:sz="0" w:space="0" w:color="auto"/>
        <w:left w:val="none" w:sz="0" w:space="0" w:color="auto"/>
        <w:bottom w:val="none" w:sz="0" w:space="0" w:color="auto"/>
        <w:right w:val="none" w:sz="0" w:space="0" w:color="auto"/>
      </w:divBdr>
    </w:div>
    <w:div w:id="131481781">
      <w:bodyDiv w:val="1"/>
      <w:marLeft w:val="0"/>
      <w:marRight w:val="0"/>
      <w:marTop w:val="0"/>
      <w:marBottom w:val="0"/>
      <w:divBdr>
        <w:top w:val="none" w:sz="0" w:space="0" w:color="auto"/>
        <w:left w:val="none" w:sz="0" w:space="0" w:color="auto"/>
        <w:bottom w:val="none" w:sz="0" w:space="0" w:color="auto"/>
        <w:right w:val="none" w:sz="0" w:space="0" w:color="auto"/>
      </w:divBdr>
    </w:div>
    <w:div w:id="131484132">
      <w:bodyDiv w:val="1"/>
      <w:marLeft w:val="0"/>
      <w:marRight w:val="0"/>
      <w:marTop w:val="0"/>
      <w:marBottom w:val="0"/>
      <w:divBdr>
        <w:top w:val="none" w:sz="0" w:space="0" w:color="auto"/>
        <w:left w:val="none" w:sz="0" w:space="0" w:color="auto"/>
        <w:bottom w:val="none" w:sz="0" w:space="0" w:color="auto"/>
        <w:right w:val="none" w:sz="0" w:space="0" w:color="auto"/>
      </w:divBdr>
    </w:div>
    <w:div w:id="164321386">
      <w:bodyDiv w:val="1"/>
      <w:marLeft w:val="0"/>
      <w:marRight w:val="0"/>
      <w:marTop w:val="0"/>
      <w:marBottom w:val="0"/>
      <w:divBdr>
        <w:top w:val="none" w:sz="0" w:space="0" w:color="auto"/>
        <w:left w:val="none" w:sz="0" w:space="0" w:color="auto"/>
        <w:bottom w:val="none" w:sz="0" w:space="0" w:color="auto"/>
        <w:right w:val="none" w:sz="0" w:space="0" w:color="auto"/>
      </w:divBdr>
      <w:divsChild>
        <w:div w:id="684983600">
          <w:marLeft w:val="0"/>
          <w:marRight w:val="0"/>
          <w:marTop w:val="0"/>
          <w:marBottom w:val="0"/>
          <w:divBdr>
            <w:top w:val="none" w:sz="0" w:space="0" w:color="auto"/>
            <w:left w:val="none" w:sz="0" w:space="0" w:color="auto"/>
            <w:bottom w:val="none" w:sz="0" w:space="0" w:color="auto"/>
            <w:right w:val="none" w:sz="0" w:space="0" w:color="auto"/>
          </w:divBdr>
        </w:div>
      </w:divsChild>
    </w:div>
    <w:div w:id="256910225">
      <w:bodyDiv w:val="1"/>
      <w:marLeft w:val="0"/>
      <w:marRight w:val="0"/>
      <w:marTop w:val="0"/>
      <w:marBottom w:val="0"/>
      <w:divBdr>
        <w:top w:val="none" w:sz="0" w:space="0" w:color="auto"/>
        <w:left w:val="none" w:sz="0" w:space="0" w:color="auto"/>
        <w:bottom w:val="none" w:sz="0" w:space="0" w:color="auto"/>
        <w:right w:val="none" w:sz="0" w:space="0" w:color="auto"/>
      </w:divBdr>
      <w:divsChild>
        <w:div w:id="1465543267">
          <w:marLeft w:val="0"/>
          <w:marRight w:val="0"/>
          <w:marTop w:val="0"/>
          <w:marBottom w:val="0"/>
          <w:divBdr>
            <w:top w:val="none" w:sz="0" w:space="0" w:color="auto"/>
            <w:left w:val="none" w:sz="0" w:space="0" w:color="auto"/>
            <w:bottom w:val="none" w:sz="0" w:space="0" w:color="auto"/>
            <w:right w:val="none" w:sz="0" w:space="0" w:color="auto"/>
          </w:divBdr>
        </w:div>
      </w:divsChild>
    </w:div>
    <w:div w:id="280645823">
      <w:bodyDiv w:val="1"/>
      <w:marLeft w:val="0"/>
      <w:marRight w:val="0"/>
      <w:marTop w:val="0"/>
      <w:marBottom w:val="0"/>
      <w:divBdr>
        <w:top w:val="none" w:sz="0" w:space="0" w:color="auto"/>
        <w:left w:val="none" w:sz="0" w:space="0" w:color="auto"/>
        <w:bottom w:val="none" w:sz="0" w:space="0" w:color="auto"/>
        <w:right w:val="none" w:sz="0" w:space="0" w:color="auto"/>
      </w:divBdr>
    </w:div>
    <w:div w:id="424418329">
      <w:bodyDiv w:val="1"/>
      <w:marLeft w:val="0"/>
      <w:marRight w:val="0"/>
      <w:marTop w:val="0"/>
      <w:marBottom w:val="0"/>
      <w:divBdr>
        <w:top w:val="none" w:sz="0" w:space="0" w:color="auto"/>
        <w:left w:val="none" w:sz="0" w:space="0" w:color="auto"/>
        <w:bottom w:val="none" w:sz="0" w:space="0" w:color="auto"/>
        <w:right w:val="none" w:sz="0" w:space="0" w:color="auto"/>
      </w:divBdr>
    </w:div>
    <w:div w:id="428278968">
      <w:bodyDiv w:val="1"/>
      <w:marLeft w:val="0"/>
      <w:marRight w:val="0"/>
      <w:marTop w:val="0"/>
      <w:marBottom w:val="0"/>
      <w:divBdr>
        <w:top w:val="none" w:sz="0" w:space="0" w:color="auto"/>
        <w:left w:val="none" w:sz="0" w:space="0" w:color="auto"/>
        <w:bottom w:val="none" w:sz="0" w:space="0" w:color="auto"/>
        <w:right w:val="none" w:sz="0" w:space="0" w:color="auto"/>
      </w:divBdr>
    </w:div>
    <w:div w:id="443043726">
      <w:bodyDiv w:val="1"/>
      <w:marLeft w:val="0"/>
      <w:marRight w:val="0"/>
      <w:marTop w:val="0"/>
      <w:marBottom w:val="0"/>
      <w:divBdr>
        <w:top w:val="none" w:sz="0" w:space="0" w:color="auto"/>
        <w:left w:val="none" w:sz="0" w:space="0" w:color="auto"/>
        <w:bottom w:val="none" w:sz="0" w:space="0" w:color="auto"/>
        <w:right w:val="none" w:sz="0" w:space="0" w:color="auto"/>
      </w:divBdr>
    </w:div>
    <w:div w:id="466363290">
      <w:bodyDiv w:val="1"/>
      <w:marLeft w:val="0"/>
      <w:marRight w:val="0"/>
      <w:marTop w:val="0"/>
      <w:marBottom w:val="0"/>
      <w:divBdr>
        <w:top w:val="none" w:sz="0" w:space="0" w:color="auto"/>
        <w:left w:val="none" w:sz="0" w:space="0" w:color="auto"/>
        <w:bottom w:val="none" w:sz="0" w:space="0" w:color="auto"/>
        <w:right w:val="none" w:sz="0" w:space="0" w:color="auto"/>
      </w:divBdr>
    </w:div>
    <w:div w:id="506866435">
      <w:bodyDiv w:val="1"/>
      <w:marLeft w:val="0"/>
      <w:marRight w:val="0"/>
      <w:marTop w:val="0"/>
      <w:marBottom w:val="0"/>
      <w:divBdr>
        <w:top w:val="none" w:sz="0" w:space="0" w:color="auto"/>
        <w:left w:val="none" w:sz="0" w:space="0" w:color="auto"/>
        <w:bottom w:val="none" w:sz="0" w:space="0" w:color="auto"/>
        <w:right w:val="none" w:sz="0" w:space="0" w:color="auto"/>
      </w:divBdr>
    </w:div>
    <w:div w:id="529489927">
      <w:bodyDiv w:val="1"/>
      <w:marLeft w:val="0"/>
      <w:marRight w:val="0"/>
      <w:marTop w:val="0"/>
      <w:marBottom w:val="0"/>
      <w:divBdr>
        <w:top w:val="none" w:sz="0" w:space="0" w:color="auto"/>
        <w:left w:val="none" w:sz="0" w:space="0" w:color="auto"/>
        <w:bottom w:val="none" w:sz="0" w:space="0" w:color="auto"/>
        <w:right w:val="none" w:sz="0" w:space="0" w:color="auto"/>
      </w:divBdr>
    </w:div>
    <w:div w:id="580990262">
      <w:bodyDiv w:val="1"/>
      <w:marLeft w:val="0"/>
      <w:marRight w:val="0"/>
      <w:marTop w:val="0"/>
      <w:marBottom w:val="0"/>
      <w:divBdr>
        <w:top w:val="none" w:sz="0" w:space="0" w:color="auto"/>
        <w:left w:val="none" w:sz="0" w:space="0" w:color="auto"/>
        <w:bottom w:val="none" w:sz="0" w:space="0" w:color="auto"/>
        <w:right w:val="none" w:sz="0" w:space="0" w:color="auto"/>
      </w:divBdr>
    </w:div>
    <w:div w:id="594705713">
      <w:bodyDiv w:val="1"/>
      <w:marLeft w:val="0"/>
      <w:marRight w:val="0"/>
      <w:marTop w:val="0"/>
      <w:marBottom w:val="0"/>
      <w:divBdr>
        <w:top w:val="none" w:sz="0" w:space="0" w:color="auto"/>
        <w:left w:val="none" w:sz="0" w:space="0" w:color="auto"/>
        <w:bottom w:val="none" w:sz="0" w:space="0" w:color="auto"/>
        <w:right w:val="none" w:sz="0" w:space="0" w:color="auto"/>
      </w:divBdr>
      <w:divsChild>
        <w:div w:id="1993630881">
          <w:marLeft w:val="0"/>
          <w:marRight w:val="0"/>
          <w:marTop w:val="0"/>
          <w:marBottom w:val="0"/>
          <w:divBdr>
            <w:top w:val="none" w:sz="0" w:space="0" w:color="auto"/>
            <w:left w:val="none" w:sz="0" w:space="0" w:color="auto"/>
            <w:bottom w:val="none" w:sz="0" w:space="0" w:color="auto"/>
            <w:right w:val="none" w:sz="0" w:space="0" w:color="auto"/>
          </w:divBdr>
        </w:div>
      </w:divsChild>
    </w:div>
    <w:div w:id="618218563">
      <w:bodyDiv w:val="1"/>
      <w:marLeft w:val="0"/>
      <w:marRight w:val="0"/>
      <w:marTop w:val="0"/>
      <w:marBottom w:val="0"/>
      <w:divBdr>
        <w:top w:val="none" w:sz="0" w:space="0" w:color="auto"/>
        <w:left w:val="none" w:sz="0" w:space="0" w:color="auto"/>
        <w:bottom w:val="none" w:sz="0" w:space="0" w:color="auto"/>
        <w:right w:val="none" w:sz="0" w:space="0" w:color="auto"/>
      </w:divBdr>
    </w:div>
    <w:div w:id="671177211">
      <w:bodyDiv w:val="1"/>
      <w:marLeft w:val="0"/>
      <w:marRight w:val="0"/>
      <w:marTop w:val="0"/>
      <w:marBottom w:val="0"/>
      <w:divBdr>
        <w:top w:val="none" w:sz="0" w:space="0" w:color="auto"/>
        <w:left w:val="none" w:sz="0" w:space="0" w:color="auto"/>
        <w:bottom w:val="none" w:sz="0" w:space="0" w:color="auto"/>
        <w:right w:val="none" w:sz="0" w:space="0" w:color="auto"/>
      </w:divBdr>
      <w:divsChild>
        <w:div w:id="1381897475">
          <w:marLeft w:val="0"/>
          <w:marRight w:val="0"/>
          <w:marTop w:val="0"/>
          <w:marBottom w:val="0"/>
          <w:divBdr>
            <w:top w:val="none" w:sz="0" w:space="0" w:color="auto"/>
            <w:left w:val="none" w:sz="0" w:space="0" w:color="auto"/>
            <w:bottom w:val="none" w:sz="0" w:space="0" w:color="auto"/>
            <w:right w:val="none" w:sz="0" w:space="0" w:color="auto"/>
          </w:divBdr>
        </w:div>
      </w:divsChild>
    </w:div>
    <w:div w:id="696783226">
      <w:bodyDiv w:val="1"/>
      <w:marLeft w:val="0"/>
      <w:marRight w:val="0"/>
      <w:marTop w:val="0"/>
      <w:marBottom w:val="0"/>
      <w:divBdr>
        <w:top w:val="none" w:sz="0" w:space="0" w:color="auto"/>
        <w:left w:val="none" w:sz="0" w:space="0" w:color="auto"/>
        <w:bottom w:val="none" w:sz="0" w:space="0" w:color="auto"/>
        <w:right w:val="none" w:sz="0" w:space="0" w:color="auto"/>
      </w:divBdr>
    </w:div>
    <w:div w:id="736629270">
      <w:bodyDiv w:val="1"/>
      <w:marLeft w:val="0"/>
      <w:marRight w:val="0"/>
      <w:marTop w:val="0"/>
      <w:marBottom w:val="0"/>
      <w:divBdr>
        <w:top w:val="none" w:sz="0" w:space="0" w:color="auto"/>
        <w:left w:val="none" w:sz="0" w:space="0" w:color="auto"/>
        <w:bottom w:val="none" w:sz="0" w:space="0" w:color="auto"/>
        <w:right w:val="none" w:sz="0" w:space="0" w:color="auto"/>
      </w:divBdr>
    </w:div>
    <w:div w:id="758914343">
      <w:bodyDiv w:val="1"/>
      <w:marLeft w:val="0"/>
      <w:marRight w:val="0"/>
      <w:marTop w:val="0"/>
      <w:marBottom w:val="0"/>
      <w:divBdr>
        <w:top w:val="none" w:sz="0" w:space="0" w:color="auto"/>
        <w:left w:val="none" w:sz="0" w:space="0" w:color="auto"/>
        <w:bottom w:val="none" w:sz="0" w:space="0" w:color="auto"/>
        <w:right w:val="none" w:sz="0" w:space="0" w:color="auto"/>
      </w:divBdr>
    </w:div>
    <w:div w:id="762146519">
      <w:bodyDiv w:val="1"/>
      <w:marLeft w:val="0"/>
      <w:marRight w:val="0"/>
      <w:marTop w:val="0"/>
      <w:marBottom w:val="0"/>
      <w:divBdr>
        <w:top w:val="none" w:sz="0" w:space="0" w:color="auto"/>
        <w:left w:val="none" w:sz="0" w:space="0" w:color="auto"/>
        <w:bottom w:val="none" w:sz="0" w:space="0" w:color="auto"/>
        <w:right w:val="none" w:sz="0" w:space="0" w:color="auto"/>
      </w:divBdr>
    </w:div>
    <w:div w:id="779565308">
      <w:bodyDiv w:val="1"/>
      <w:marLeft w:val="0"/>
      <w:marRight w:val="0"/>
      <w:marTop w:val="0"/>
      <w:marBottom w:val="0"/>
      <w:divBdr>
        <w:top w:val="none" w:sz="0" w:space="0" w:color="auto"/>
        <w:left w:val="none" w:sz="0" w:space="0" w:color="auto"/>
        <w:bottom w:val="none" w:sz="0" w:space="0" w:color="auto"/>
        <w:right w:val="none" w:sz="0" w:space="0" w:color="auto"/>
      </w:divBdr>
    </w:div>
    <w:div w:id="807475352">
      <w:bodyDiv w:val="1"/>
      <w:marLeft w:val="0"/>
      <w:marRight w:val="0"/>
      <w:marTop w:val="0"/>
      <w:marBottom w:val="0"/>
      <w:divBdr>
        <w:top w:val="none" w:sz="0" w:space="0" w:color="auto"/>
        <w:left w:val="none" w:sz="0" w:space="0" w:color="auto"/>
        <w:bottom w:val="none" w:sz="0" w:space="0" w:color="auto"/>
        <w:right w:val="none" w:sz="0" w:space="0" w:color="auto"/>
      </w:divBdr>
    </w:div>
    <w:div w:id="894585322">
      <w:bodyDiv w:val="1"/>
      <w:marLeft w:val="0"/>
      <w:marRight w:val="0"/>
      <w:marTop w:val="0"/>
      <w:marBottom w:val="0"/>
      <w:divBdr>
        <w:top w:val="none" w:sz="0" w:space="0" w:color="auto"/>
        <w:left w:val="none" w:sz="0" w:space="0" w:color="auto"/>
        <w:bottom w:val="none" w:sz="0" w:space="0" w:color="auto"/>
        <w:right w:val="none" w:sz="0" w:space="0" w:color="auto"/>
      </w:divBdr>
    </w:div>
    <w:div w:id="1003094191">
      <w:bodyDiv w:val="1"/>
      <w:marLeft w:val="0"/>
      <w:marRight w:val="0"/>
      <w:marTop w:val="0"/>
      <w:marBottom w:val="0"/>
      <w:divBdr>
        <w:top w:val="none" w:sz="0" w:space="0" w:color="auto"/>
        <w:left w:val="none" w:sz="0" w:space="0" w:color="auto"/>
        <w:bottom w:val="none" w:sz="0" w:space="0" w:color="auto"/>
        <w:right w:val="none" w:sz="0" w:space="0" w:color="auto"/>
      </w:divBdr>
    </w:div>
    <w:div w:id="1022633982">
      <w:bodyDiv w:val="1"/>
      <w:marLeft w:val="0"/>
      <w:marRight w:val="0"/>
      <w:marTop w:val="0"/>
      <w:marBottom w:val="0"/>
      <w:divBdr>
        <w:top w:val="none" w:sz="0" w:space="0" w:color="auto"/>
        <w:left w:val="none" w:sz="0" w:space="0" w:color="auto"/>
        <w:bottom w:val="none" w:sz="0" w:space="0" w:color="auto"/>
        <w:right w:val="none" w:sz="0" w:space="0" w:color="auto"/>
      </w:divBdr>
    </w:div>
    <w:div w:id="1035889800">
      <w:bodyDiv w:val="1"/>
      <w:marLeft w:val="0"/>
      <w:marRight w:val="0"/>
      <w:marTop w:val="0"/>
      <w:marBottom w:val="0"/>
      <w:divBdr>
        <w:top w:val="none" w:sz="0" w:space="0" w:color="auto"/>
        <w:left w:val="none" w:sz="0" w:space="0" w:color="auto"/>
        <w:bottom w:val="none" w:sz="0" w:space="0" w:color="auto"/>
        <w:right w:val="none" w:sz="0" w:space="0" w:color="auto"/>
      </w:divBdr>
      <w:divsChild>
        <w:div w:id="131750630">
          <w:marLeft w:val="0"/>
          <w:marRight w:val="0"/>
          <w:marTop w:val="0"/>
          <w:marBottom w:val="0"/>
          <w:divBdr>
            <w:top w:val="none" w:sz="0" w:space="0" w:color="auto"/>
            <w:left w:val="none" w:sz="0" w:space="0" w:color="auto"/>
            <w:bottom w:val="none" w:sz="0" w:space="0" w:color="auto"/>
            <w:right w:val="none" w:sz="0" w:space="0" w:color="auto"/>
          </w:divBdr>
        </w:div>
      </w:divsChild>
    </w:div>
    <w:div w:id="1063063797">
      <w:bodyDiv w:val="1"/>
      <w:marLeft w:val="0"/>
      <w:marRight w:val="0"/>
      <w:marTop w:val="0"/>
      <w:marBottom w:val="0"/>
      <w:divBdr>
        <w:top w:val="none" w:sz="0" w:space="0" w:color="auto"/>
        <w:left w:val="none" w:sz="0" w:space="0" w:color="auto"/>
        <w:bottom w:val="none" w:sz="0" w:space="0" w:color="auto"/>
        <w:right w:val="none" w:sz="0" w:space="0" w:color="auto"/>
      </w:divBdr>
    </w:div>
    <w:div w:id="1073897480">
      <w:bodyDiv w:val="1"/>
      <w:marLeft w:val="0"/>
      <w:marRight w:val="0"/>
      <w:marTop w:val="0"/>
      <w:marBottom w:val="0"/>
      <w:divBdr>
        <w:top w:val="none" w:sz="0" w:space="0" w:color="auto"/>
        <w:left w:val="none" w:sz="0" w:space="0" w:color="auto"/>
        <w:bottom w:val="none" w:sz="0" w:space="0" w:color="auto"/>
        <w:right w:val="none" w:sz="0" w:space="0" w:color="auto"/>
      </w:divBdr>
    </w:div>
    <w:div w:id="1082414709">
      <w:bodyDiv w:val="1"/>
      <w:marLeft w:val="0"/>
      <w:marRight w:val="0"/>
      <w:marTop w:val="0"/>
      <w:marBottom w:val="0"/>
      <w:divBdr>
        <w:top w:val="none" w:sz="0" w:space="0" w:color="auto"/>
        <w:left w:val="none" w:sz="0" w:space="0" w:color="auto"/>
        <w:bottom w:val="none" w:sz="0" w:space="0" w:color="auto"/>
        <w:right w:val="none" w:sz="0" w:space="0" w:color="auto"/>
      </w:divBdr>
    </w:div>
    <w:div w:id="1094086129">
      <w:bodyDiv w:val="1"/>
      <w:marLeft w:val="0"/>
      <w:marRight w:val="0"/>
      <w:marTop w:val="0"/>
      <w:marBottom w:val="0"/>
      <w:divBdr>
        <w:top w:val="none" w:sz="0" w:space="0" w:color="auto"/>
        <w:left w:val="none" w:sz="0" w:space="0" w:color="auto"/>
        <w:bottom w:val="none" w:sz="0" w:space="0" w:color="auto"/>
        <w:right w:val="none" w:sz="0" w:space="0" w:color="auto"/>
      </w:divBdr>
      <w:divsChild>
        <w:div w:id="1407218698">
          <w:marLeft w:val="0"/>
          <w:marRight w:val="0"/>
          <w:marTop w:val="0"/>
          <w:marBottom w:val="0"/>
          <w:divBdr>
            <w:top w:val="none" w:sz="0" w:space="0" w:color="auto"/>
            <w:left w:val="none" w:sz="0" w:space="0" w:color="auto"/>
            <w:bottom w:val="none" w:sz="0" w:space="0" w:color="auto"/>
            <w:right w:val="none" w:sz="0" w:space="0" w:color="auto"/>
          </w:divBdr>
        </w:div>
      </w:divsChild>
    </w:div>
    <w:div w:id="1122460173">
      <w:bodyDiv w:val="1"/>
      <w:marLeft w:val="0"/>
      <w:marRight w:val="0"/>
      <w:marTop w:val="0"/>
      <w:marBottom w:val="0"/>
      <w:divBdr>
        <w:top w:val="none" w:sz="0" w:space="0" w:color="auto"/>
        <w:left w:val="none" w:sz="0" w:space="0" w:color="auto"/>
        <w:bottom w:val="none" w:sz="0" w:space="0" w:color="auto"/>
        <w:right w:val="none" w:sz="0" w:space="0" w:color="auto"/>
      </w:divBdr>
    </w:div>
    <w:div w:id="1145045910">
      <w:bodyDiv w:val="1"/>
      <w:marLeft w:val="0"/>
      <w:marRight w:val="0"/>
      <w:marTop w:val="0"/>
      <w:marBottom w:val="0"/>
      <w:divBdr>
        <w:top w:val="none" w:sz="0" w:space="0" w:color="auto"/>
        <w:left w:val="none" w:sz="0" w:space="0" w:color="auto"/>
        <w:bottom w:val="none" w:sz="0" w:space="0" w:color="auto"/>
        <w:right w:val="none" w:sz="0" w:space="0" w:color="auto"/>
      </w:divBdr>
    </w:div>
    <w:div w:id="1175417265">
      <w:bodyDiv w:val="1"/>
      <w:marLeft w:val="0"/>
      <w:marRight w:val="0"/>
      <w:marTop w:val="0"/>
      <w:marBottom w:val="0"/>
      <w:divBdr>
        <w:top w:val="none" w:sz="0" w:space="0" w:color="auto"/>
        <w:left w:val="none" w:sz="0" w:space="0" w:color="auto"/>
        <w:bottom w:val="none" w:sz="0" w:space="0" w:color="auto"/>
        <w:right w:val="none" w:sz="0" w:space="0" w:color="auto"/>
      </w:divBdr>
    </w:div>
    <w:div w:id="1181236111">
      <w:bodyDiv w:val="1"/>
      <w:marLeft w:val="0"/>
      <w:marRight w:val="0"/>
      <w:marTop w:val="0"/>
      <w:marBottom w:val="0"/>
      <w:divBdr>
        <w:top w:val="none" w:sz="0" w:space="0" w:color="auto"/>
        <w:left w:val="none" w:sz="0" w:space="0" w:color="auto"/>
        <w:bottom w:val="none" w:sz="0" w:space="0" w:color="auto"/>
        <w:right w:val="none" w:sz="0" w:space="0" w:color="auto"/>
      </w:divBdr>
    </w:div>
    <w:div w:id="1190489954">
      <w:bodyDiv w:val="1"/>
      <w:marLeft w:val="0"/>
      <w:marRight w:val="0"/>
      <w:marTop w:val="0"/>
      <w:marBottom w:val="0"/>
      <w:divBdr>
        <w:top w:val="none" w:sz="0" w:space="0" w:color="auto"/>
        <w:left w:val="none" w:sz="0" w:space="0" w:color="auto"/>
        <w:bottom w:val="none" w:sz="0" w:space="0" w:color="auto"/>
        <w:right w:val="none" w:sz="0" w:space="0" w:color="auto"/>
      </w:divBdr>
    </w:div>
    <w:div w:id="1204560622">
      <w:bodyDiv w:val="1"/>
      <w:marLeft w:val="0"/>
      <w:marRight w:val="0"/>
      <w:marTop w:val="0"/>
      <w:marBottom w:val="0"/>
      <w:divBdr>
        <w:top w:val="none" w:sz="0" w:space="0" w:color="auto"/>
        <w:left w:val="none" w:sz="0" w:space="0" w:color="auto"/>
        <w:bottom w:val="none" w:sz="0" w:space="0" w:color="auto"/>
        <w:right w:val="none" w:sz="0" w:space="0" w:color="auto"/>
      </w:divBdr>
      <w:divsChild>
        <w:div w:id="1801342229">
          <w:marLeft w:val="0"/>
          <w:marRight w:val="0"/>
          <w:marTop w:val="0"/>
          <w:marBottom w:val="0"/>
          <w:divBdr>
            <w:top w:val="none" w:sz="0" w:space="0" w:color="auto"/>
            <w:left w:val="none" w:sz="0" w:space="0" w:color="auto"/>
            <w:bottom w:val="none" w:sz="0" w:space="0" w:color="auto"/>
            <w:right w:val="none" w:sz="0" w:space="0" w:color="auto"/>
          </w:divBdr>
          <w:divsChild>
            <w:div w:id="81950401">
              <w:marLeft w:val="0"/>
              <w:marRight w:val="0"/>
              <w:marTop w:val="0"/>
              <w:marBottom w:val="0"/>
              <w:divBdr>
                <w:top w:val="none" w:sz="0" w:space="0" w:color="auto"/>
                <w:left w:val="none" w:sz="0" w:space="0" w:color="auto"/>
                <w:bottom w:val="none" w:sz="0" w:space="0" w:color="auto"/>
                <w:right w:val="none" w:sz="0" w:space="0" w:color="auto"/>
              </w:divBdr>
              <w:divsChild>
                <w:div w:id="117575598">
                  <w:marLeft w:val="0"/>
                  <w:marRight w:val="0"/>
                  <w:marTop w:val="0"/>
                  <w:marBottom w:val="0"/>
                  <w:divBdr>
                    <w:top w:val="none" w:sz="0" w:space="0" w:color="auto"/>
                    <w:left w:val="none" w:sz="0" w:space="0" w:color="auto"/>
                    <w:bottom w:val="none" w:sz="0" w:space="0" w:color="auto"/>
                    <w:right w:val="none" w:sz="0" w:space="0" w:color="auto"/>
                  </w:divBdr>
                  <w:divsChild>
                    <w:div w:id="7377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195845">
      <w:bodyDiv w:val="1"/>
      <w:marLeft w:val="0"/>
      <w:marRight w:val="0"/>
      <w:marTop w:val="0"/>
      <w:marBottom w:val="0"/>
      <w:divBdr>
        <w:top w:val="none" w:sz="0" w:space="0" w:color="auto"/>
        <w:left w:val="none" w:sz="0" w:space="0" w:color="auto"/>
        <w:bottom w:val="none" w:sz="0" w:space="0" w:color="auto"/>
        <w:right w:val="none" w:sz="0" w:space="0" w:color="auto"/>
      </w:divBdr>
    </w:div>
    <w:div w:id="1279262897">
      <w:bodyDiv w:val="1"/>
      <w:marLeft w:val="0"/>
      <w:marRight w:val="0"/>
      <w:marTop w:val="0"/>
      <w:marBottom w:val="0"/>
      <w:divBdr>
        <w:top w:val="none" w:sz="0" w:space="0" w:color="auto"/>
        <w:left w:val="none" w:sz="0" w:space="0" w:color="auto"/>
        <w:bottom w:val="none" w:sz="0" w:space="0" w:color="auto"/>
        <w:right w:val="none" w:sz="0" w:space="0" w:color="auto"/>
      </w:divBdr>
    </w:div>
    <w:div w:id="1285767705">
      <w:bodyDiv w:val="1"/>
      <w:marLeft w:val="0"/>
      <w:marRight w:val="0"/>
      <w:marTop w:val="0"/>
      <w:marBottom w:val="0"/>
      <w:divBdr>
        <w:top w:val="none" w:sz="0" w:space="0" w:color="auto"/>
        <w:left w:val="none" w:sz="0" w:space="0" w:color="auto"/>
        <w:bottom w:val="none" w:sz="0" w:space="0" w:color="auto"/>
        <w:right w:val="none" w:sz="0" w:space="0" w:color="auto"/>
      </w:divBdr>
    </w:div>
    <w:div w:id="1366254996">
      <w:bodyDiv w:val="1"/>
      <w:marLeft w:val="0"/>
      <w:marRight w:val="0"/>
      <w:marTop w:val="0"/>
      <w:marBottom w:val="0"/>
      <w:divBdr>
        <w:top w:val="none" w:sz="0" w:space="0" w:color="auto"/>
        <w:left w:val="none" w:sz="0" w:space="0" w:color="auto"/>
        <w:bottom w:val="none" w:sz="0" w:space="0" w:color="auto"/>
        <w:right w:val="none" w:sz="0" w:space="0" w:color="auto"/>
      </w:divBdr>
    </w:div>
    <w:div w:id="1373843275">
      <w:bodyDiv w:val="1"/>
      <w:marLeft w:val="0"/>
      <w:marRight w:val="0"/>
      <w:marTop w:val="0"/>
      <w:marBottom w:val="0"/>
      <w:divBdr>
        <w:top w:val="none" w:sz="0" w:space="0" w:color="auto"/>
        <w:left w:val="none" w:sz="0" w:space="0" w:color="auto"/>
        <w:bottom w:val="none" w:sz="0" w:space="0" w:color="auto"/>
        <w:right w:val="none" w:sz="0" w:space="0" w:color="auto"/>
      </w:divBdr>
    </w:div>
    <w:div w:id="1431388031">
      <w:bodyDiv w:val="1"/>
      <w:marLeft w:val="0"/>
      <w:marRight w:val="0"/>
      <w:marTop w:val="0"/>
      <w:marBottom w:val="0"/>
      <w:divBdr>
        <w:top w:val="none" w:sz="0" w:space="0" w:color="auto"/>
        <w:left w:val="none" w:sz="0" w:space="0" w:color="auto"/>
        <w:bottom w:val="none" w:sz="0" w:space="0" w:color="auto"/>
        <w:right w:val="none" w:sz="0" w:space="0" w:color="auto"/>
      </w:divBdr>
    </w:div>
    <w:div w:id="1446003784">
      <w:bodyDiv w:val="1"/>
      <w:marLeft w:val="0"/>
      <w:marRight w:val="0"/>
      <w:marTop w:val="0"/>
      <w:marBottom w:val="0"/>
      <w:divBdr>
        <w:top w:val="none" w:sz="0" w:space="0" w:color="auto"/>
        <w:left w:val="none" w:sz="0" w:space="0" w:color="auto"/>
        <w:bottom w:val="none" w:sz="0" w:space="0" w:color="auto"/>
        <w:right w:val="none" w:sz="0" w:space="0" w:color="auto"/>
      </w:divBdr>
    </w:div>
    <w:div w:id="1474592601">
      <w:bodyDiv w:val="1"/>
      <w:marLeft w:val="0"/>
      <w:marRight w:val="0"/>
      <w:marTop w:val="0"/>
      <w:marBottom w:val="0"/>
      <w:divBdr>
        <w:top w:val="none" w:sz="0" w:space="0" w:color="auto"/>
        <w:left w:val="none" w:sz="0" w:space="0" w:color="auto"/>
        <w:bottom w:val="none" w:sz="0" w:space="0" w:color="auto"/>
        <w:right w:val="none" w:sz="0" w:space="0" w:color="auto"/>
      </w:divBdr>
    </w:div>
    <w:div w:id="1508327993">
      <w:bodyDiv w:val="1"/>
      <w:marLeft w:val="0"/>
      <w:marRight w:val="0"/>
      <w:marTop w:val="0"/>
      <w:marBottom w:val="0"/>
      <w:divBdr>
        <w:top w:val="none" w:sz="0" w:space="0" w:color="auto"/>
        <w:left w:val="none" w:sz="0" w:space="0" w:color="auto"/>
        <w:bottom w:val="none" w:sz="0" w:space="0" w:color="auto"/>
        <w:right w:val="none" w:sz="0" w:space="0" w:color="auto"/>
      </w:divBdr>
    </w:div>
    <w:div w:id="1528327323">
      <w:bodyDiv w:val="1"/>
      <w:marLeft w:val="0"/>
      <w:marRight w:val="0"/>
      <w:marTop w:val="0"/>
      <w:marBottom w:val="0"/>
      <w:divBdr>
        <w:top w:val="none" w:sz="0" w:space="0" w:color="auto"/>
        <w:left w:val="none" w:sz="0" w:space="0" w:color="auto"/>
        <w:bottom w:val="none" w:sz="0" w:space="0" w:color="auto"/>
        <w:right w:val="none" w:sz="0" w:space="0" w:color="auto"/>
      </w:divBdr>
    </w:div>
    <w:div w:id="1539781844">
      <w:bodyDiv w:val="1"/>
      <w:marLeft w:val="0"/>
      <w:marRight w:val="0"/>
      <w:marTop w:val="0"/>
      <w:marBottom w:val="0"/>
      <w:divBdr>
        <w:top w:val="none" w:sz="0" w:space="0" w:color="auto"/>
        <w:left w:val="none" w:sz="0" w:space="0" w:color="auto"/>
        <w:bottom w:val="none" w:sz="0" w:space="0" w:color="auto"/>
        <w:right w:val="none" w:sz="0" w:space="0" w:color="auto"/>
      </w:divBdr>
      <w:divsChild>
        <w:div w:id="1685936684">
          <w:marLeft w:val="0"/>
          <w:marRight w:val="0"/>
          <w:marTop w:val="0"/>
          <w:marBottom w:val="0"/>
          <w:divBdr>
            <w:top w:val="none" w:sz="0" w:space="0" w:color="auto"/>
            <w:left w:val="none" w:sz="0" w:space="0" w:color="auto"/>
            <w:bottom w:val="none" w:sz="0" w:space="0" w:color="auto"/>
            <w:right w:val="none" w:sz="0" w:space="0" w:color="auto"/>
          </w:divBdr>
        </w:div>
      </w:divsChild>
    </w:div>
    <w:div w:id="1593926974">
      <w:bodyDiv w:val="1"/>
      <w:marLeft w:val="0"/>
      <w:marRight w:val="0"/>
      <w:marTop w:val="0"/>
      <w:marBottom w:val="0"/>
      <w:divBdr>
        <w:top w:val="none" w:sz="0" w:space="0" w:color="auto"/>
        <w:left w:val="none" w:sz="0" w:space="0" w:color="auto"/>
        <w:bottom w:val="none" w:sz="0" w:space="0" w:color="auto"/>
        <w:right w:val="none" w:sz="0" w:space="0" w:color="auto"/>
      </w:divBdr>
    </w:div>
    <w:div w:id="1654750355">
      <w:bodyDiv w:val="1"/>
      <w:marLeft w:val="0"/>
      <w:marRight w:val="0"/>
      <w:marTop w:val="0"/>
      <w:marBottom w:val="0"/>
      <w:divBdr>
        <w:top w:val="none" w:sz="0" w:space="0" w:color="auto"/>
        <w:left w:val="none" w:sz="0" w:space="0" w:color="auto"/>
        <w:bottom w:val="none" w:sz="0" w:space="0" w:color="auto"/>
        <w:right w:val="none" w:sz="0" w:space="0" w:color="auto"/>
      </w:divBdr>
    </w:div>
    <w:div w:id="1702785268">
      <w:bodyDiv w:val="1"/>
      <w:marLeft w:val="0"/>
      <w:marRight w:val="0"/>
      <w:marTop w:val="0"/>
      <w:marBottom w:val="0"/>
      <w:divBdr>
        <w:top w:val="none" w:sz="0" w:space="0" w:color="auto"/>
        <w:left w:val="none" w:sz="0" w:space="0" w:color="auto"/>
        <w:bottom w:val="none" w:sz="0" w:space="0" w:color="auto"/>
        <w:right w:val="none" w:sz="0" w:space="0" w:color="auto"/>
      </w:divBdr>
    </w:div>
    <w:div w:id="1772436692">
      <w:bodyDiv w:val="1"/>
      <w:marLeft w:val="0"/>
      <w:marRight w:val="0"/>
      <w:marTop w:val="0"/>
      <w:marBottom w:val="0"/>
      <w:divBdr>
        <w:top w:val="none" w:sz="0" w:space="0" w:color="auto"/>
        <w:left w:val="none" w:sz="0" w:space="0" w:color="auto"/>
        <w:bottom w:val="none" w:sz="0" w:space="0" w:color="auto"/>
        <w:right w:val="none" w:sz="0" w:space="0" w:color="auto"/>
      </w:divBdr>
    </w:div>
    <w:div w:id="1808432536">
      <w:bodyDiv w:val="1"/>
      <w:marLeft w:val="0"/>
      <w:marRight w:val="0"/>
      <w:marTop w:val="0"/>
      <w:marBottom w:val="0"/>
      <w:divBdr>
        <w:top w:val="none" w:sz="0" w:space="0" w:color="auto"/>
        <w:left w:val="none" w:sz="0" w:space="0" w:color="auto"/>
        <w:bottom w:val="none" w:sz="0" w:space="0" w:color="auto"/>
        <w:right w:val="none" w:sz="0" w:space="0" w:color="auto"/>
      </w:divBdr>
    </w:div>
    <w:div w:id="1838645206">
      <w:bodyDiv w:val="1"/>
      <w:marLeft w:val="0"/>
      <w:marRight w:val="0"/>
      <w:marTop w:val="0"/>
      <w:marBottom w:val="0"/>
      <w:divBdr>
        <w:top w:val="none" w:sz="0" w:space="0" w:color="auto"/>
        <w:left w:val="none" w:sz="0" w:space="0" w:color="auto"/>
        <w:bottom w:val="none" w:sz="0" w:space="0" w:color="auto"/>
        <w:right w:val="none" w:sz="0" w:space="0" w:color="auto"/>
      </w:divBdr>
    </w:div>
    <w:div w:id="1850411602">
      <w:bodyDiv w:val="1"/>
      <w:marLeft w:val="0"/>
      <w:marRight w:val="0"/>
      <w:marTop w:val="0"/>
      <w:marBottom w:val="0"/>
      <w:divBdr>
        <w:top w:val="none" w:sz="0" w:space="0" w:color="auto"/>
        <w:left w:val="none" w:sz="0" w:space="0" w:color="auto"/>
        <w:bottom w:val="none" w:sz="0" w:space="0" w:color="auto"/>
        <w:right w:val="none" w:sz="0" w:space="0" w:color="auto"/>
      </w:divBdr>
    </w:div>
    <w:div w:id="1854762064">
      <w:bodyDiv w:val="1"/>
      <w:marLeft w:val="0"/>
      <w:marRight w:val="0"/>
      <w:marTop w:val="0"/>
      <w:marBottom w:val="0"/>
      <w:divBdr>
        <w:top w:val="none" w:sz="0" w:space="0" w:color="auto"/>
        <w:left w:val="none" w:sz="0" w:space="0" w:color="auto"/>
        <w:bottom w:val="none" w:sz="0" w:space="0" w:color="auto"/>
        <w:right w:val="none" w:sz="0" w:space="0" w:color="auto"/>
      </w:divBdr>
    </w:div>
    <w:div w:id="1876458996">
      <w:bodyDiv w:val="1"/>
      <w:marLeft w:val="0"/>
      <w:marRight w:val="0"/>
      <w:marTop w:val="0"/>
      <w:marBottom w:val="0"/>
      <w:divBdr>
        <w:top w:val="none" w:sz="0" w:space="0" w:color="auto"/>
        <w:left w:val="none" w:sz="0" w:space="0" w:color="auto"/>
        <w:bottom w:val="none" w:sz="0" w:space="0" w:color="auto"/>
        <w:right w:val="none" w:sz="0" w:space="0" w:color="auto"/>
      </w:divBdr>
    </w:div>
    <w:div w:id="1928689208">
      <w:bodyDiv w:val="1"/>
      <w:marLeft w:val="0"/>
      <w:marRight w:val="0"/>
      <w:marTop w:val="0"/>
      <w:marBottom w:val="0"/>
      <w:divBdr>
        <w:top w:val="none" w:sz="0" w:space="0" w:color="auto"/>
        <w:left w:val="none" w:sz="0" w:space="0" w:color="auto"/>
        <w:bottom w:val="none" w:sz="0" w:space="0" w:color="auto"/>
        <w:right w:val="none" w:sz="0" w:space="0" w:color="auto"/>
      </w:divBdr>
    </w:div>
    <w:div w:id="1939828375">
      <w:bodyDiv w:val="1"/>
      <w:marLeft w:val="0"/>
      <w:marRight w:val="0"/>
      <w:marTop w:val="0"/>
      <w:marBottom w:val="0"/>
      <w:divBdr>
        <w:top w:val="none" w:sz="0" w:space="0" w:color="auto"/>
        <w:left w:val="none" w:sz="0" w:space="0" w:color="auto"/>
        <w:bottom w:val="none" w:sz="0" w:space="0" w:color="auto"/>
        <w:right w:val="none" w:sz="0" w:space="0" w:color="auto"/>
      </w:divBdr>
    </w:div>
    <w:div w:id="1985038860">
      <w:bodyDiv w:val="1"/>
      <w:marLeft w:val="0"/>
      <w:marRight w:val="0"/>
      <w:marTop w:val="0"/>
      <w:marBottom w:val="0"/>
      <w:divBdr>
        <w:top w:val="none" w:sz="0" w:space="0" w:color="auto"/>
        <w:left w:val="none" w:sz="0" w:space="0" w:color="auto"/>
        <w:bottom w:val="none" w:sz="0" w:space="0" w:color="auto"/>
        <w:right w:val="none" w:sz="0" w:space="0" w:color="auto"/>
      </w:divBdr>
    </w:div>
    <w:div w:id="2010599960">
      <w:bodyDiv w:val="1"/>
      <w:marLeft w:val="0"/>
      <w:marRight w:val="0"/>
      <w:marTop w:val="0"/>
      <w:marBottom w:val="0"/>
      <w:divBdr>
        <w:top w:val="none" w:sz="0" w:space="0" w:color="auto"/>
        <w:left w:val="none" w:sz="0" w:space="0" w:color="auto"/>
        <w:bottom w:val="none" w:sz="0" w:space="0" w:color="auto"/>
        <w:right w:val="none" w:sz="0" w:space="0" w:color="auto"/>
      </w:divBdr>
    </w:div>
    <w:div w:id="2060086097">
      <w:bodyDiv w:val="1"/>
      <w:marLeft w:val="0"/>
      <w:marRight w:val="0"/>
      <w:marTop w:val="0"/>
      <w:marBottom w:val="0"/>
      <w:divBdr>
        <w:top w:val="none" w:sz="0" w:space="0" w:color="auto"/>
        <w:left w:val="none" w:sz="0" w:space="0" w:color="auto"/>
        <w:bottom w:val="none" w:sz="0" w:space="0" w:color="auto"/>
        <w:right w:val="none" w:sz="0" w:space="0" w:color="auto"/>
      </w:divBdr>
    </w:div>
    <w:div w:id="2061442263">
      <w:bodyDiv w:val="1"/>
      <w:marLeft w:val="0"/>
      <w:marRight w:val="0"/>
      <w:marTop w:val="0"/>
      <w:marBottom w:val="0"/>
      <w:divBdr>
        <w:top w:val="none" w:sz="0" w:space="0" w:color="auto"/>
        <w:left w:val="none" w:sz="0" w:space="0" w:color="auto"/>
        <w:bottom w:val="none" w:sz="0" w:space="0" w:color="auto"/>
        <w:right w:val="none" w:sz="0" w:space="0" w:color="auto"/>
      </w:divBdr>
    </w:div>
    <w:div w:id="2107604840">
      <w:bodyDiv w:val="1"/>
      <w:marLeft w:val="0"/>
      <w:marRight w:val="0"/>
      <w:marTop w:val="0"/>
      <w:marBottom w:val="0"/>
      <w:divBdr>
        <w:top w:val="none" w:sz="0" w:space="0" w:color="auto"/>
        <w:left w:val="none" w:sz="0" w:space="0" w:color="auto"/>
        <w:bottom w:val="none" w:sz="0" w:space="0" w:color="auto"/>
        <w:right w:val="none" w:sz="0" w:space="0" w:color="auto"/>
      </w:divBdr>
    </w:div>
    <w:div w:id="212048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developer.android.com/reference/android/arch/persistence/room/Relation"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D97E1-EEDA-2849-BEB9-FD1A63D9E5A9}">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4121FCE40401419775DB8F63354F54" ma:contentTypeVersion="14" ma:contentTypeDescription="Create a new document." ma:contentTypeScope="" ma:versionID="908efa678aea2578532153062e3a4825">
  <xsd:schema xmlns:xsd="http://www.w3.org/2001/XMLSchema" xmlns:xs="http://www.w3.org/2001/XMLSchema" xmlns:p="http://schemas.microsoft.com/office/2006/metadata/properties" xmlns:ns2="579a0e85-d54c-48e2-b384-ad324b1bb320" xmlns:ns3="49fd053f-4327-421e-8f65-09e2400a989c" targetNamespace="http://schemas.microsoft.com/office/2006/metadata/properties" ma:root="true" ma:fieldsID="f127e1ffc0c510636fb38d342201efdc" ns2:_="" ns3:_="">
    <xsd:import namespace="579a0e85-d54c-48e2-b384-ad324b1bb320"/>
    <xsd:import namespace="49fd053f-4327-421e-8f65-09e2400a989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a0e85-d54c-48e2-b384-ad324b1bb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9fd053f-4327-421e-8f65-09e2400a989c"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e72d24be-c76e-4500-a832-82518c51696e}" ma:internalName="TaxCatchAll" ma:showField="CatchAllData" ma:web="49fd053f-4327-421e-8f65-09e2400a98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79a0e85-d54c-48e2-b384-ad324b1bb320">
      <Terms xmlns="http://schemas.microsoft.com/office/infopath/2007/PartnerControls"/>
    </lcf76f155ced4ddcb4097134ff3c332f>
    <TaxCatchAll xmlns="49fd053f-4327-421e-8f65-09e2400a989c" xsi:nil="true"/>
  </documentManagement>
</p:properties>
</file>

<file path=customXml/itemProps1.xml><?xml version="1.0" encoding="utf-8"?>
<ds:datastoreItem xmlns:ds="http://schemas.openxmlformats.org/officeDocument/2006/customXml" ds:itemID="{2049929F-A447-4671-B40A-09314B666E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a0e85-d54c-48e2-b384-ad324b1bb320"/>
    <ds:schemaRef ds:uri="49fd053f-4327-421e-8f65-09e2400a98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BFACE0-5E2C-43D8-98B5-24FEACD20F69}">
  <ds:schemaRefs>
    <ds:schemaRef ds:uri="http://schemas.microsoft.com/sharepoint/v3/contenttype/forms"/>
  </ds:schemaRefs>
</ds:datastoreItem>
</file>

<file path=customXml/itemProps3.xml><?xml version="1.0" encoding="utf-8"?>
<ds:datastoreItem xmlns:ds="http://schemas.openxmlformats.org/officeDocument/2006/customXml" ds:itemID="{D7E379FC-73D5-43F9-9783-5CA21B468CDC}">
  <ds:schemaRefs>
    <ds:schemaRef ds:uri="http://schemas.microsoft.com/office/2006/metadata/properties"/>
    <ds:schemaRef ds:uri="http://schemas.microsoft.com/office/infopath/2007/PartnerControls"/>
    <ds:schemaRef ds:uri="579a0e85-d54c-48e2-b384-ad324b1bb320"/>
    <ds:schemaRef ds:uri="49fd053f-4327-421e-8f65-09e2400a989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1545</Words>
  <Characters>8812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CharactersWithSpaces>
  <SharedDoc>false</SharedDoc>
  <HLinks>
    <vt:vector size="12" baseType="variant">
      <vt:variant>
        <vt:i4>6422585</vt:i4>
      </vt:variant>
      <vt:variant>
        <vt:i4>6</vt:i4>
      </vt:variant>
      <vt:variant>
        <vt:i4>0</vt:i4>
      </vt:variant>
      <vt:variant>
        <vt:i4>5</vt:i4>
      </vt:variant>
      <vt:variant>
        <vt:lpwstr>https://developer.android.com/reference/android/arch/persistence/room/Relation</vt:lpwstr>
      </vt:variant>
      <vt:variant>
        <vt:lpwstr/>
      </vt:variant>
      <vt:variant>
        <vt:i4>4259954</vt:i4>
      </vt:variant>
      <vt:variant>
        <vt:i4>0</vt:i4>
      </vt:variant>
      <vt:variant>
        <vt:i4>0</vt:i4>
      </vt:variant>
      <vt:variant>
        <vt:i4>5</vt:i4>
      </vt:variant>
      <vt:variant>
        <vt:lpwstr>mailto:ah13572@qu.edu.qa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Abdulahi Mohamed Hassen</dc:creator>
  <cp:keywords/>
  <dc:description/>
  <cp:lastModifiedBy>Abdulahi Mohamed Hassen</cp:lastModifiedBy>
  <cp:revision>2</cp:revision>
  <cp:lastPrinted>2020-10-31T10:22:00Z</cp:lastPrinted>
  <dcterms:created xsi:type="dcterms:W3CDTF">2023-11-12T20:07:00Z</dcterms:created>
  <dcterms:modified xsi:type="dcterms:W3CDTF">2023-11-12T20:07:00Z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documentId_9812</vt:lpwstr>
  </property>
  <property fmtid="{D5CDD505-2E9C-101B-9397-08002B2CF9AE}" pid="3" name="grammarly_documentContext">
    <vt:lpwstr>{"goals":[],"domain":"general","emotions":[],"dialect":"canadian"}</vt:lpwstr>
  </property>
  <property fmtid="{D5CDD505-2E9C-101B-9397-08002B2CF9AE}" pid="4" name="ContentTypeId">
    <vt:lpwstr>0x010100904121FCE40401419775DB8F63354F54</vt:lpwstr>
  </property>
  <property fmtid="{D5CDD505-2E9C-101B-9397-08002B2CF9AE}" pid="5" name="MediaServiceImageTags">
    <vt:lpwstr/>
  </property>
</Properties>
</file>